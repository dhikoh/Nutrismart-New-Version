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5822" w14:textId="77777777" w:rsidR="006F2E6F" w:rsidRPr="006F2E6F" w:rsidRDefault="006F2E6F" w:rsidP="006F2E6F">
      <w:pPr>
        <w:rPr>
          <w:b/>
          <w:bCs/>
        </w:rPr>
      </w:pPr>
      <w:r w:rsidRPr="006F2E6F">
        <w:rPr>
          <w:rFonts w:ascii="Segoe UI Emoji" w:hAnsi="Segoe UI Emoji" w:cs="Segoe UI Emoji"/>
          <w:b/>
          <w:bCs/>
        </w:rPr>
        <w:t>🚀</w:t>
      </w:r>
      <w:r w:rsidRPr="006F2E6F">
        <w:rPr>
          <w:b/>
          <w:bCs/>
        </w:rPr>
        <w:t xml:space="preserve"> MASTER COPYWRITING NUTRICAL PRO (FORMAT LENGKAP)</w:t>
      </w:r>
    </w:p>
    <w:p w14:paraId="1E40B7C5" w14:textId="77777777" w:rsidR="006F2E6F" w:rsidRPr="006F2E6F" w:rsidRDefault="006F2E6F" w:rsidP="006F2E6F">
      <w:proofErr w:type="spellStart"/>
      <w:r w:rsidRPr="006F2E6F">
        <w:t>Dokumen</w:t>
      </w:r>
      <w:proofErr w:type="spellEnd"/>
      <w:r w:rsidRPr="006F2E6F">
        <w:t xml:space="preserve"> </w:t>
      </w:r>
      <w:proofErr w:type="spellStart"/>
      <w:r w:rsidRPr="006F2E6F">
        <w:t>ini</w:t>
      </w:r>
      <w:proofErr w:type="spellEnd"/>
      <w:r w:rsidRPr="006F2E6F">
        <w:t xml:space="preserve"> </w:t>
      </w:r>
      <w:proofErr w:type="spellStart"/>
      <w:r w:rsidRPr="006F2E6F">
        <w:t>berisi</w:t>
      </w:r>
      <w:proofErr w:type="spellEnd"/>
      <w:r w:rsidRPr="006F2E6F">
        <w:t xml:space="preserve"> </w:t>
      </w:r>
      <w:proofErr w:type="spellStart"/>
      <w:r w:rsidRPr="006F2E6F">
        <w:t>naskah</w:t>
      </w:r>
      <w:proofErr w:type="spellEnd"/>
      <w:r w:rsidRPr="006F2E6F">
        <w:t xml:space="preserve"> </w:t>
      </w:r>
      <w:proofErr w:type="spellStart"/>
      <w:r w:rsidRPr="006F2E6F">
        <w:t>penawaran</w:t>
      </w:r>
      <w:proofErr w:type="spellEnd"/>
      <w:r w:rsidRPr="006F2E6F">
        <w:t xml:space="preserve"> </w:t>
      </w:r>
      <w:proofErr w:type="spellStart"/>
      <w:r w:rsidRPr="006F2E6F">
        <w:t>lengkap</w:t>
      </w:r>
      <w:proofErr w:type="spellEnd"/>
      <w:r w:rsidRPr="006F2E6F">
        <w:t xml:space="preserve"> (Headline, Body, Closing) 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berbagai</w:t>
      </w:r>
      <w:proofErr w:type="spellEnd"/>
      <w:r w:rsidRPr="006F2E6F">
        <w:t xml:space="preserve"> </w:t>
      </w:r>
      <w:proofErr w:type="spellStart"/>
      <w:r w:rsidRPr="006F2E6F">
        <w:t>pendekatan</w:t>
      </w:r>
      <w:proofErr w:type="spellEnd"/>
      <w:r w:rsidRPr="006F2E6F">
        <w:t xml:space="preserve"> </w:t>
      </w:r>
      <w:proofErr w:type="spellStart"/>
      <w:r w:rsidRPr="006F2E6F">
        <w:t>psikologis</w:t>
      </w:r>
      <w:proofErr w:type="spellEnd"/>
      <w:r w:rsidRPr="006F2E6F">
        <w:t>. </w:t>
      </w:r>
      <w:proofErr w:type="spellStart"/>
      <w:r w:rsidRPr="006F2E6F">
        <w:rPr>
          <w:b/>
          <w:bCs/>
        </w:rPr>
        <w:t>Semua</w:t>
      </w:r>
      <w:proofErr w:type="spellEnd"/>
      <w:r w:rsidRPr="006F2E6F">
        <w:rPr>
          <w:b/>
          <w:bCs/>
        </w:rPr>
        <w:t xml:space="preserve"> link </w:t>
      </w:r>
      <w:proofErr w:type="spellStart"/>
      <w:r w:rsidRPr="006F2E6F">
        <w:rPr>
          <w:b/>
          <w:bCs/>
        </w:rPr>
        <w:t>sudah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tertanam</w:t>
      </w:r>
      <w:proofErr w:type="spellEnd"/>
      <w:r w:rsidRPr="006F2E6F">
        <w:rPr>
          <w:b/>
          <w:bCs/>
        </w:rPr>
        <w:t xml:space="preserve"> di </w:t>
      </w:r>
      <w:proofErr w:type="spellStart"/>
      <w:r w:rsidRPr="006F2E6F">
        <w:rPr>
          <w:b/>
          <w:bCs/>
        </w:rPr>
        <w:t>setiap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opsi</w:t>
      </w:r>
      <w:proofErr w:type="spellEnd"/>
      <w:r w:rsidRPr="006F2E6F">
        <w:t> 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memudahkan</w:t>
      </w:r>
      <w:proofErr w:type="spellEnd"/>
      <w:r w:rsidRPr="006F2E6F">
        <w:t xml:space="preserve"> Copy-Paste.</w:t>
      </w:r>
    </w:p>
    <w:p w14:paraId="33D6B983" w14:textId="77777777" w:rsidR="006F2E6F" w:rsidRPr="006F2E6F" w:rsidRDefault="006F2E6F" w:rsidP="006F2E6F">
      <w:r w:rsidRPr="006F2E6F">
        <w:pict w14:anchorId="23D43949">
          <v:rect id="_x0000_i1103" style="width:456pt;height:.75pt" o:hrpct="0" o:hralign="center" o:hrstd="t" o:hr="t" fillcolor="#a0a0a0" stroked="f"/>
        </w:pict>
      </w:r>
    </w:p>
    <w:p w14:paraId="4F97B23A" w14:textId="77777777" w:rsidR="006F2E6F" w:rsidRPr="006F2E6F" w:rsidRDefault="006F2E6F" w:rsidP="006F2E6F">
      <w:pPr>
        <w:rPr>
          <w:b/>
          <w:bCs/>
        </w:rPr>
      </w:pPr>
      <w:r w:rsidRPr="006F2E6F">
        <w:rPr>
          <w:rFonts w:ascii="Segoe UI Emoji" w:hAnsi="Segoe UI Emoji" w:cs="Segoe UI Emoji"/>
          <w:b/>
          <w:bCs/>
        </w:rPr>
        <w:t>🌱</w:t>
      </w:r>
      <w:r w:rsidRPr="006F2E6F">
        <w:rPr>
          <w:b/>
          <w:bCs/>
        </w:rPr>
        <w:t xml:space="preserve"> KATEGORI 1: MODE PERTANIAN (Promo Rp 25.000)</w:t>
      </w:r>
    </w:p>
    <w:p w14:paraId="099D3A88" w14:textId="77777777" w:rsidR="006F2E6F" w:rsidRPr="006F2E6F" w:rsidRDefault="006F2E6F" w:rsidP="006F2E6F">
      <w:r w:rsidRPr="006F2E6F">
        <w:rPr>
          <w:i/>
          <w:iCs/>
        </w:rPr>
        <w:t xml:space="preserve">Target: </w:t>
      </w:r>
      <w:proofErr w:type="spellStart"/>
      <w:r w:rsidRPr="006F2E6F">
        <w:rPr>
          <w:i/>
          <w:iCs/>
        </w:rPr>
        <w:t>Petani</w:t>
      </w:r>
      <w:proofErr w:type="spellEnd"/>
      <w:r w:rsidRPr="006F2E6F">
        <w:rPr>
          <w:i/>
          <w:iCs/>
        </w:rPr>
        <w:t xml:space="preserve">, </w:t>
      </w:r>
      <w:proofErr w:type="spellStart"/>
      <w:r w:rsidRPr="006F2E6F">
        <w:rPr>
          <w:i/>
          <w:iCs/>
        </w:rPr>
        <w:t>Pengepul</w:t>
      </w:r>
      <w:proofErr w:type="spellEnd"/>
      <w:r w:rsidRPr="006F2E6F">
        <w:rPr>
          <w:i/>
          <w:iCs/>
        </w:rPr>
        <w:t xml:space="preserve">, </w:t>
      </w:r>
      <w:proofErr w:type="spellStart"/>
      <w:r w:rsidRPr="006F2E6F">
        <w:rPr>
          <w:i/>
          <w:iCs/>
        </w:rPr>
        <w:t>Pedagang</w:t>
      </w:r>
      <w:proofErr w:type="spellEnd"/>
      <w:r w:rsidRPr="006F2E6F">
        <w:rPr>
          <w:i/>
          <w:iCs/>
        </w:rPr>
        <w:t xml:space="preserve"> Sayur.</w:t>
      </w:r>
    </w:p>
    <w:p w14:paraId="6FDB369D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1: The "Pain Point" (Solusi Anti-</w:t>
      </w:r>
      <w:proofErr w:type="spellStart"/>
      <w:r w:rsidRPr="006F2E6F">
        <w:t>Tengkulak</w:t>
      </w:r>
      <w:proofErr w:type="spellEnd"/>
      <w:r w:rsidRPr="006F2E6F">
        <w:t>)</w:t>
      </w:r>
    </w:p>
    <w:p w14:paraId="47CB229D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🛑</w:t>
      </w:r>
      <w:r w:rsidRPr="006F2E6F">
        <w:rPr>
          <w:b/>
          <w:bCs/>
        </w:rPr>
        <w:t xml:space="preserve"> MASIH MAU DIBOHONGI TENGKULAK TAHUN INI? LAWAN PAKAI DATA!</w:t>
      </w:r>
    </w:p>
    <w:p w14:paraId="56FBCB5B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Sakit </w:t>
      </w:r>
      <w:proofErr w:type="spellStart"/>
      <w:r w:rsidRPr="006F2E6F">
        <w:t>rasanya</w:t>
      </w:r>
      <w:proofErr w:type="spellEnd"/>
      <w:r w:rsidRPr="006F2E6F">
        <w:t xml:space="preserve">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capek</w:t>
      </w:r>
      <w:proofErr w:type="spellEnd"/>
      <w:r w:rsidRPr="006F2E6F">
        <w:t xml:space="preserve"> </w:t>
      </w:r>
      <w:proofErr w:type="spellStart"/>
      <w:r w:rsidRPr="006F2E6F">
        <w:t>nanam</w:t>
      </w:r>
      <w:proofErr w:type="spellEnd"/>
      <w:r w:rsidRPr="006F2E6F">
        <w:t xml:space="preserve"> </w:t>
      </w:r>
      <w:proofErr w:type="spellStart"/>
      <w:r w:rsidRPr="006F2E6F">
        <w:t>berbulan-bulan</w:t>
      </w:r>
      <w:proofErr w:type="spellEnd"/>
      <w:r w:rsidRPr="006F2E6F">
        <w:t xml:space="preserve">, </w:t>
      </w:r>
      <w:proofErr w:type="spellStart"/>
      <w:r w:rsidRPr="006F2E6F">
        <w:t>giliran</w:t>
      </w:r>
      <w:proofErr w:type="spellEnd"/>
      <w:r w:rsidRPr="006F2E6F">
        <w:t xml:space="preserve"> </w:t>
      </w:r>
      <w:proofErr w:type="spellStart"/>
      <w:r w:rsidRPr="006F2E6F">
        <w:t>panen</w:t>
      </w:r>
      <w:proofErr w:type="spellEnd"/>
      <w:r w:rsidRPr="006F2E6F">
        <w:t xml:space="preserve"> </w:t>
      </w:r>
      <w:proofErr w:type="spellStart"/>
      <w:r w:rsidRPr="006F2E6F">
        <w:t>harganya</w:t>
      </w:r>
      <w:proofErr w:type="spellEnd"/>
      <w:r w:rsidRPr="006F2E6F">
        <w:t xml:space="preserve"> "</w:t>
      </w:r>
      <w:proofErr w:type="spellStart"/>
      <w:r w:rsidRPr="006F2E6F">
        <w:t>ditembak</w:t>
      </w:r>
      <w:proofErr w:type="spellEnd"/>
      <w:r w:rsidRPr="006F2E6F">
        <w:t xml:space="preserve">" </w:t>
      </w:r>
      <w:proofErr w:type="spellStart"/>
      <w:r w:rsidRPr="006F2E6F">
        <w:t>murah</w:t>
      </w:r>
      <w:proofErr w:type="spellEnd"/>
      <w:r w:rsidRPr="006F2E6F">
        <w:t xml:space="preserve"> </w:t>
      </w:r>
      <w:proofErr w:type="spellStart"/>
      <w:r w:rsidRPr="006F2E6F">
        <w:t>seenaknya</w:t>
      </w:r>
      <w:proofErr w:type="spellEnd"/>
      <w:r w:rsidRPr="006F2E6F">
        <w:t xml:space="preserve">. </w:t>
      </w:r>
      <w:proofErr w:type="spellStart"/>
      <w:r w:rsidRPr="006F2E6F">
        <w:t>Alasannya</w:t>
      </w:r>
      <w:proofErr w:type="spellEnd"/>
      <w:r w:rsidRPr="006F2E6F">
        <w:t xml:space="preserve"> pasar </w:t>
      </w:r>
      <w:proofErr w:type="spellStart"/>
      <w:r w:rsidRPr="006F2E6F">
        <w:t>lagi</w:t>
      </w:r>
      <w:proofErr w:type="spellEnd"/>
      <w:r w:rsidRPr="006F2E6F">
        <w:t xml:space="preserve"> </w:t>
      </w:r>
      <w:proofErr w:type="spellStart"/>
      <w:r w:rsidRPr="006F2E6F">
        <w:t>banjir</w:t>
      </w:r>
      <w:proofErr w:type="spellEnd"/>
      <w:r w:rsidRPr="006F2E6F">
        <w:t xml:space="preserve"> </w:t>
      </w:r>
      <w:proofErr w:type="spellStart"/>
      <w:r w:rsidRPr="006F2E6F">
        <w:t>lah</w:t>
      </w:r>
      <w:proofErr w:type="spellEnd"/>
      <w:r w:rsidRPr="006F2E6F">
        <w:t xml:space="preserve">, </w:t>
      </w:r>
      <w:proofErr w:type="spellStart"/>
      <w:r w:rsidRPr="006F2E6F">
        <w:t>kualitas</w:t>
      </w:r>
      <w:proofErr w:type="spellEnd"/>
      <w:r w:rsidRPr="006F2E6F">
        <w:t xml:space="preserve"> </w:t>
      </w:r>
      <w:proofErr w:type="spellStart"/>
      <w:r w:rsidRPr="006F2E6F">
        <w:t>jelek</w:t>
      </w:r>
      <w:proofErr w:type="spellEnd"/>
      <w:r w:rsidRPr="006F2E6F">
        <w:t xml:space="preserve"> </w:t>
      </w:r>
      <w:proofErr w:type="spellStart"/>
      <w:r w:rsidRPr="006F2E6F">
        <w:t>lah</w:t>
      </w:r>
      <w:proofErr w:type="spellEnd"/>
      <w:r w:rsidRPr="006F2E6F">
        <w:t xml:space="preserve">. </w:t>
      </w:r>
      <w:proofErr w:type="spellStart"/>
      <w:r w:rsidRPr="006F2E6F">
        <w:t>Padahal</w:t>
      </w:r>
      <w:proofErr w:type="spellEnd"/>
      <w:r w:rsidRPr="006F2E6F">
        <w:t xml:space="preserve"> Anda </w:t>
      </w:r>
      <w:proofErr w:type="spellStart"/>
      <w:r w:rsidRPr="006F2E6F">
        <w:t>buta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pasar. </w:t>
      </w:r>
      <w:proofErr w:type="spellStart"/>
      <w:r w:rsidRPr="006F2E6F">
        <w:t>Akibatnya</w:t>
      </w:r>
      <w:proofErr w:type="spellEnd"/>
      <w:r w:rsidRPr="006F2E6F">
        <w:t xml:space="preserve">? </w:t>
      </w:r>
      <w:proofErr w:type="spellStart"/>
      <w:r w:rsidRPr="006F2E6F">
        <w:t>Keuntungan</w:t>
      </w:r>
      <w:proofErr w:type="spellEnd"/>
      <w:r w:rsidRPr="006F2E6F">
        <w:t xml:space="preserve"> </w:t>
      </w:r>
      <w:proofErr w:type="spellStart"/>
      <w:r w:rsidRPr="006F2E6F">
        <w:t>jutaan</w:t>
      </w:r>
      <w:proofErr w:type="spellEnd"/>
      <w:r w:rsidRPr="006F2E6F">
        <w:t xml:space="preserve"> </w:t>
      </w:r>
      <w:proofErr w:type="spellStart"/>
      <w:r w:rsidRPr="006F2E6F">
        <w:t>melayang</w:t>
      </w:r>
      <w:proofErr w:type="spellEnd"/>
      <w:r w:rsidRPr="006F2E6F">
        <w:t xml:space="preserve"> </w:t>
      </w:r>
      <w:proofErr w:type="spellStart"/>
      <w:r w:rsidRPr="006F2E6F">
        <w:t>ke</w:t>
      </w:r>
      <w:proofErr w:type="spellEnd"/>
      <w:r w:rsidRPr="006F2E6F">
        <w:t xml:space="preserve"> </w:t>
      </w:r>
      <w:proofErr w:type="spellStart"/>
      <w:r w:rsidRPr="006F2E6F">
        <w:t>saku</w:t>
      </w:r>
      <w:proofErr w:type="spellEnd"/>
      <w:r w:rsidRPr="006F2E6F">
        <w:t xml:space="preserve"> orang lain </w:t>
      </w:r>
      <w:proofErr w:type="spellStart"/>
      <w:r w:rsidRPr="006F2E6F">
        <w:t>cuma</w:t>
      </w:r>
      <w:proofErr w:type="spellEnd"/>
      <w:r w:rsidRPr="006F2E6F">
        <w:t xml:space="preserve"> </w:t>
      </w:r>
      <w:proofErr w:type="spellStart"/>
      <w:r w:rsidRPr="006F2E6F">
        <w:t>karena</w:t>
      </w:r>
      <w:proofErr w:type="spellEnd"/>
      <w:r w:rsidRPr="006F2E6F">
        <w:t xml:space="preserve"> Anda </w:t>
      </w:r>
      <w:proofErr w:type="spellStart"/>
      <w:r w:rsidRPr="006F2E6F">
        <w:t>tidak</w:t>
      </w:r>
      <w:proofErr w:type="spellEnd"/>
      <w:r w:rsidRPr="006F2E6F">
        <w:t xml:space="preserve"> punya data.</w:t>
      </w:r>
    </w:p>
    <w:p w14:paraId="14B55899" w14:textId="77777777" w:rsidR="006F2E6F" w:rsidRPr="006F2E6F" w:rsidRDefault="006F2E6F" w:rsidP="006F2E6F">
      <w:proofErr w:type="spellStart"/>
      <w:r w:rsidRPr="006F2E6F">
        <w:rPr>
          <w:b/>
          <w:bCs/>
        </w:rPr>
        <w:t>Solusinya</w:t>
      </w:r>
      <w:proofErr w:type="spellEnd"/>
      <w:r w:rsidRPr="006F2E6F">
        <w:rPr>
          <w:b/>
          <w:bCs/>
        </w:rPr>
        <w:t>?</w:t>
      </w:r>
      <w:r w:rsidRPr="006F2E6F">
        <w:t> </w:t>
      </w:r>
      <w:proofErr w:type="spellStart"/>
      <w:r w:rsidRPr="006F2E6F">
        <w:t>Gunakan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 Mode </w:t>
      </w:r>
      <w:proofErr w:type="spellStart"/>
      <w:r w:rsidRPr="006F2E6F">
        <w:rPr>
          <w:b/>
          <w:bCs/>
        </w:rPr>
        <w:t>Pertanian</w:t>
      </w:r>
      <w:proofErr w:type="spellEnd"/>
      <w:r w:rsidRPr="006F2E6F">
        <w:t xml:space="preserve">. </w:t>
      </w:r>
      <w:proofErr w:type="spellStart"/>
      <w:r w:rsidRPr="006F2E6F">
        <w:t>Aplikasi</w:t>
      </w:r>
      <w:proofErr w:type="spellEnd"/>
      <w:r w:rsidRPr="006F2E6F">
        <w:t xml:space="preserve"> </w:t>
      </w:r>
      <w:proofErr w:type="spellStart"/>
      <w:r w:rsidRPr="006F2E6F">
        <w:t>cerdas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memantau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</w:t>
      </w:r>
      <w:proofErr w:type="spellStart"/>
      <w:r w:rsidRPr="006F2E6F">
        <w:t>pangan</w:t>
      </w:r>
      <w:proofErr w:type="spellEnd"/>
      <w:r w:rsidRPr="006F2E6F">
        <w:t xml:space="preserve"> di Pasar </w:t>
      </w:r>
      <w:proofErr w:type="spellStart"/>
      <w:r w:rsidRPr="006F2E6F">
        <w:t>Induk</w:t>
      </w:r>
      <w:proofErr w:type="spellEnd"/>
      <w:r w:rsidRPr="006F2E6F">
        <w:t xml:space="preserve"> Nasional </w:t>
      </w:r>
      <w:proofErr w:type="spellStart"/>
      <w:r w:rsidRPr="006F2E6F">
        <w:t>secara</w:t>
      </w:r>
      <w:proofErr w:type="spellEnd"/>
      <w:r w:rsidRPr="006F2E6F">
        <w:t xml:space="preserve"> Real-time </w:t>
      </w:r>
      <w:proofErr w:type="spellStart"/>
      <w:r w:rsidRPr="006F2E6F">
        <w:t>dari</w:t>
      </w:r>
      <w:proofErr w:type="spellEnd"/>
      <w:r w:rsidRPr="006F2E6F">
        <w:t xml:space="preserve"> HP Anda!</w:t>
      </w:r>
    </w:p>
    <w:p w14:paraId="0C14A6B3" w14:textId="77777777" w:rsidR="006F2E6F" w:rsidRPr="006F2E6F" w:rsidRDefault="006F2E6F" w:rsidP="006F2E6F">
      <w:r w:rsidRPr="006F2E6F">
        <w:t xml:space="preserve">Hanya </w:t>
      </w:r>
      <w:proofErr w:type="spellStart"/>
      <w:r w:rsidRPr="006F2E6F">
        <w:t>dengan</w:t>
      </w:r>
      <w:proofErr w:type="spellEnd"/>
      <w:r w:rsidRPr="006F2E6F">
        <w:t> </w:t>
      </w:r>
      <w:r w:rsidRPr="006F2E6F">
        <w:rPr>
          <w:b/>
          <w:bCs/>
        </w:rPr>
        <w:t>Rp 25.000/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 (</w:t>
      </w:r>
      <w:proofErr w:type="spellStart"/>
      <w:r w:rsidRPr="006F2E6F">
        <w:t>Senilai</w:t>
      </w:r>
      <w:proofErr w:type="spellEnd"/>
      <w:r w:rsidRPr="006F2E6F">
        <w:t xml:space="preserve"> </w:t>
      </w:r>
      <w:proofErr w:type="spellStart"/>
      <w:r w:rsidRPr="006F2E6F">
        <w:t>sebungkus</w:t>
      </w:r>
      <w:proofErr w:type="spellEnd"/>
      <w:r w:rsidRPr="006F2E6F">
        <w:t xml:space="preserve"> </w:t>
      </w:r>
      <w:proofErr w:type="spellStart"/>
      <w:r w:rsidRPr="006F2E6F">
        <w:t>rokok</w:t>
      </w:r>
      <w:proofErr w:type="spellEnd"/>
      <w:r w:rsidRPr="006F2E6F">
        <w:t xml:space="preserve">), Anda </w:t>
      </w:r>
      <w:proofErr w:type="spellStart"/>
      <w:r w:rsidRPr="006F2E6F">
        <w:t>bisa</w:t>
      </w:r>
      <w:proofErr w:type="spellEnd"/>
      <w:r w:rsidRPr="006F2E6F">
        <w:t xml:space="preserve">: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</w:t>
      </w:r>
      <w:proofErr w:type="spellStart"/>
      <w:r w:rsidRPr="006F2E6F">
        <w:t>Pantau</w:t>
      </w:r>
      <w:proofErr w:type="spellEnd"/>
      <w:r w:rsidRPr="006F2E6F">
        <w:t xml:space="preserve"> Harga Cabai, Bawang, &amp; Sayur </w:t>
      </w:r>
      <w:proofErr w:type="spellStart"/>
      <w:r w:rsidRPr="006F2E6F">
        <w:t>detik</w:t>
      </w:r>
      <w:proofErr w:type="spellEnd"/>
      <w:r w:rsidRPr="006F2E6F">
        <w:t xml:space="preserve"> </w:t>
      </w:r>
      <w:proofErr w:type="spellStart"/>
      <w:r w:rsidRPr="006F2E6F">
        <w:t>ini</w:t>
      </w:r>
      <w:proofErr w:type="spellEnd"/>
      <w:r w:rsidRPr="006F2E6F">
        <w:t xml:space="preserve"> juga.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</w:t>
      </w:r>
      <w:proofErr w:type="spellStart"/>
      <w:r w:rsidRPr="006F2E6F">
        <w:t>Hitung</w:t>
      </w:r>
      <w:proofErr w:type="spellEnd"/>
      <w:r w:rsidRPr="006F2E6F">
        <w:t xml:space="preserve"> HPP Tanam agar </w:t>
      </w:r>
      <w:proofErr w:type="spellStart"/>
      <w:r w:rsidRPr="006F2E6F">
        <w:t>tidak</w:t>
      </w:r>
      <w:proofErr w:type="spellEnd"/>
      <w:r w:rsidRPr="006F2E6F">
        <w:t xml:space="preserve"> </w:t>
      </w:r>
      <w:proofErr w:type="spellStart"/>
      <w:r w:rsidRPr="006F2E6F">
        <w:t>boncos</w:t>
      </w:r>
      <w:proofErr w:type="spellEnd"/>
      <w:r w:rsidRPr="006F2E6F">
        <w:t xml:space="preserve"> di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operasional</w:t>
      </w:r>
      <w:proofErr w:type="spellEnd"/>
      <w:r w:rsidRPr="006F2E6F">
        <w:t xml:space="preserve">.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Kelola Stok Gudang agar </w:t>
      </w:r>
      <w:proofErr w:type="spellStart"/>
      <w:r w:rsidRPr="006F2E6F">
        <w:t>barang</w:t>
      </w:r>
      <w:proofErr w:type="spellEnd"/>
      <w:r w:rsidRPr="006F2E6F">
        <w:t xml:space="preserve"> </w:t>
      </w:r>
      <w:proofErr w:type="spellStart"/>
      <w:r w:rsidRPr="006F2E6F">
        <w:t>tidak</w:t>
      </w:r>
      <w:proofErr w:type="spellEnd"/>
      <w:r w:rsidRPr="006F2E6F">
        <w:t xml:space="preserve"> </w:t>
      </w:r>
      <w:proofErr w:type="spellStart"/>
      <w:r w:rsidRPr="006F2E6F">
        <w:t>hilang</w:t>
      </w:r>
      <w:proofErr w:type="spellEnd"/>
      <w:r w:rsidRPr="006F2E6F">
        <w:t>.</w:t>
      </w:r>
    </w:p>
    <w:p w14:paraId="0F4BCE96" w14:textId="77777777" w:rsidR="006F2E6F" w:rsidRPr="006F2E6F" w:rsidRDefault="006F2E6F" w:rsidP="006F2E6F">
      <w:proofErr w:type="spellStart"/>
      <w:r w:rsidRPr="006F2E6F">
        <w:t>Jangan</w:t>
      </w:r>
      <w:proofErr w:type="spellEnd"/>
      <w:r w:rsidRPr="006F2E6F">
        <w:t xml:space="preserve"> </w:t>
      </w:r>
      <w:proofErr w:type="spellStart"/>
      <w:r w:rsidRPr="006F2E6F">
        <w:t>biarkan</w:t>
      </w:r>
      <w:proofErr w:type="spellEnd"/>
      <w:r w:rsidRPr="006F2E6F">
        <w:t xml:space="preserve"> </w:t>
      </w:r>
      <w:proofErr w:type="spellStart"/>
      <w:r w:rsidRPr="006F2E6F">
        <w:t>keringat</w:t>
      </w:r>
      <w:proofErr w:type="spellEnd"/>
      <w:r w:rsidRPr="006F2E6F">
        <w:t xml:space="preserve"> Anda </w:t>
      </w:r>
      <w:proofErr w:type="spellStart"/>
      <w:r w:rsidRPr="006F2E6F">
        <w:t>dibayar</w:t>
      </w:r>
      <w:proofErr w:type="spellEnd"/>
      <w:r w:rsidRPr="006F2E6F">
        <w:t xml:space="preserve"> </w:t>
      </w:r>
      <w:proofErr w:type="spellStart"/>
      <w:r w:rsidRPr="006F2E6F">
        <w:t>murah</w:t>
      </w:r>
      <w:proofErr w:type="spellEnd"/>
      <w:r w:rsidRPr="006F2E6F">
        <w:t xml:space="preserve">. </w:t>
      </w:r>
      <w:proofErr w:type="spellStart"/>
      <w:r w:rsidRPr="006F2E6F">
        <w:t>Jadilah</w:t>
      </w:r>
      <w:proofErr w:type="spellEnd"/>
      <w:r w:rsidRPr="006F2E6F">
        <w:t xml:space="preserve"> </w:t>
      </w:r>
      <w:proofErr w:type="spellStart"/>
      <w:r w:rsidRPr="006F2E6F">
        <w:t>petani</w:t>
      </w:r>
      <w:proofErr w:type="spellEnd"/>
      <w:r w:rsidRPr="006F2E6F">
        <w:t xml:space="preserve"> </w:t>
      </w:r>
      <w:proofErr w:type="spellStart"/>
      <w:r w:rsidRPr="006F2E6F">
        <w:t>cerdas</w:t>
      </w:r>
      <w:proofErr w:type="spellEnd"/>
      <w:r w:rsidRPr="006F2E6F">
        <w:t xml:space="preserve"> </w:t>
      </w:r>
      <w:proofErr w:type="spellStart"/>
      <w:r w:rsidRPr="006F2E6F">
        <w:t>berbasis</w:t>
      </w:r>
      <w:proofErr w:type="spellEnd"/>
      <w:r w:rsidRPr="006F2E6F">
        <w:t xml:space="preserve"> data!</w:t>
      </w:r>
    </w:p>
    <w:p w14:paraId="6A4114C0" w14:textId="77777777" w:rsidR="006F2E6F" w:rsidRPr="006F2E6F" w:rsidRDefault="006F2E6F" w:rsidP="006F2E6F">
      <w:proofErr w:type="spellStart"/>
      <w:r w:rsidRPr="006F2E6F">
        <w:rPr>
          <w:b/>
          <w:bCs/>
        </w:rPr>
        <w:t>Amankan</w:t>
      </w:r>
      <w:proofErr w:type="spellEnd"/>
      <w:r w:rsidRPr="006F2E6F">
        <w:rPr>
          <w:b/>
          <w:bCs/>
        </w:rPr>
        <w:t xml:space="preserve"> Harga Promo Rp 25rb: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Chat Admin: </w:t>
      </w:r>
      <w:hyperlink r:id="rId5" w:history="1">
        <w:r w:rsidRPr="006F2E6F">
          <w:rPr>
            <w:rStyle w:val="Hyperlink"/>
          </w:rPr>
          <w:t>https://wa.me/62895803555550?text=Halo+Admin,+Mau+Promo+Pertanian+25rb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</w:t>
      </w:r>
      <w:proofErr w:type="spellStart"/>
      <w:r w:rsidRPr="006F2E6F">
        <w:t>Lihat</w:t>
      </w:r>
      <w:proofErr w:type="spellEnd"/>
      <w:r w:rsidRPr="006F2E6F">
        <w:t xml:space="preserve"> Fitur: </w:t>
      </w:r>
      <w:hyperlink r:id="rId6" w:history="1">
        <w:r w:rsidRPr="006F2E6F">
          <w:rPr>
            <w:rStyle w:val="Hyperlink"/>
          </w:rPr>
          <w:t>https://nutrishow.perdiavet.com</w:t>
        </w:r>
      </w:hyperlink>
    </w:p>
    <w:p w14:paraId="5DC5F5CC" w14:textId="77777777" w:rsidR="006F2E6F" w:rsidRPr="006F2E6F" w:rsidRDefault="006F2E6F" w:rsidP="006F2E6F">
      <w:r w:rsidRPr="006F2E6F">
        <w:pict w14:anchorId="1FA669EE">
          <v:rect id="_x0000_i1104" style="width:456pt;height:.75pt" o:hrpct="0" o:hralign="center" o:hrstd="t" o:hr="t" fillcolor="#a0a0a0" stroked="f"/>
        </w:pict>
      </w:r>
    </w:p>
    <w:p w14:paraId="0E736A1B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2: The "Comparison" (</w:t>
      </w:r>
      <w:proofErr w:type="spellStart"/>
      <w:r w:rsidRPr="006F2E6F">
        <w:t>Perbandingan</w:t>
      </w:r>
      <w:proofErr w:type="spellEnd"/>
      <w:r w:rsidRPr="006F2E6F">
        <w:t xml:space="preserve"> Kopi)</w:t>
      </w:r>
    </w:p>
    <w:p w14:paraId="7CBA3CDC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☕</w:t>
      </w:r>
      <w:r w:rsidRPr="006F2E6F">
        <w:rPr>
          <w:b/>
          <w:bCs/>
        </w:rPr>
        <w:t xml:space="preserve"> KOPI SEHARGA 25RB HABIS DALAM 30 MENIT. APLIKASI INI BIKIN UNTUNG SEBULAN!</w:t>
      </w:r>
    </w:p>
    <w:p w14:paraId="0FBDC6D3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Coba </w:t>
      </w:r>
      <w:proofErr w:type="spellStart"/>
      <w:r w:rsidRPr="006F2E6F">
        <w:t>hitung</w:t>
      </w:r>
      <w:proofErr w:type="spellEnd"/>
      <w:r w:rsidRPr="006F2E6F">
        <w:t xml:space="preserve">, </w:t>
      </w:r>
      <w:proofErr w:type="spellStart"/>
      <w:r w:rsidRPr="006F2E6F">
        <w:t>berapa</w:t>
      </w:r>
      <w:proofErr w:type="spellEnd"/>
      <w:r w:rsidRPr="006F2E6F">
        <w:t xml:space="preserve"> uang yang Anda </w:t>
      </w:r>
      <w:proofErr w:type="spellStart"/>
      <w:r w:rsidRPr="006F2E6F">
        <w:t>keluarkan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rokok</w:t>
      </w:r>
      <w:proofErr w:type="spellEnd"/>
      <w:r w:rsidRPr="006F2E6F">
        <w:t xml:space="preserve"> </w:t>
      </w:r>
      <w:proofErr w:type="spellStart"/>
      <w:r w:rsidRPr="006F2E6F">
        <w:t>atau</w:t>
      </w:r>
      <w:proofErr w:type="spellEnd"/>
      <w:r w:rsidRPr="006F2E6F">
        <w:t xml:space="preserve"> </w:t>
      </w:r>
      <w:proofErr w:type="spellStart"/>
      <w:r w:rsidRPr="006F2E6F">
        <w:t>ngopi</w:t>
      </w:r>
      <w:proofErr w:type="spellEnd"/>
      <w:r w:rsidRPr="006F2E6F">
        <w:t xml:space="preserve"> </w:t>
      </w:r>
      <w:proofErr w:type="spellStart"/>
      <w:r w:rsidRPr="006F2E6F">
        <w:t>sehari</w:t>
      </w:r>
      <w:proofErr w:type="spellEnd"/>
      <w:r w:rsidRPr="006F2E6F">
        <w:t xml:space="preserve">? Pasti </w:t>
      </w:r>
      <w:proofErr w:type="spellStart"/>
      <w:r w:rsidRPr="006F2E6F">
        <w:t>lebih</w:t>
      </w:r>
      <w:proofErr w:type="spellEnd"/>
      <w:r w:rsidRPr="006F2E6F">
        <w:t xml:space="preserve"> </w:t>
      </w:r>
      <w:proofErr w:type="spellStart"/>
      <w:r w:rsidRPr="006F2E6F">
        <w:t>dari</w:t>
      </w:r>
      <w:proofErr w:type="spellEnd"/>
      <w:r w:rsidRPr="006F2E6F">
        <w:t xml:space="preserve"> Rp 25.000 </w:t>
      </w:r>
      <w:proofErr w:type="spellStart"/>
      <w:r w:rsidRPr="006F2E6F">
        <w:t>bukan</w:t>
      </w:r>
      <w:proofErr w:type="spellEnd"/>
      <w:r w:rsidRPr="006F2E6F">
        <w:t xml:space="preserve">? Uang </w:t>
      </w:r>
      <w:proofErr w:type="spellStart"/>
      <w:r w:rsidRPr="006F2E6F">
        <w:t>itu</w:t>
      </w:r>
      <w:proofErr w:type="spellEnd"/>
      <w:r w:rsidRPr="006F2E6F">
        <w:t xml:space="preserve"> </w:t>
      </w:r>
      <w:proofErr w:type="spellStart"/>
      <w:r w:rsidRPr="006F2E6F">
        <w:t>habis</w:t>
      </w:r>
      <w:proofErr w:type="spellEnd"/>
      <w:r w:rsidRPr="006F2E6F">
        <w:t xml:space="preserve">, </w:t>
      </w:r>
      <w:proofErr w:type="spellStart"/>
      <w:r w:rsidRPr="006F2E6F">
        <w:t>hilang</w:t>
      </w:r>
      <w:proofErr w:type="spellEnd"/>
      <w:r w:rsidRPr="006F2E6F">
        <w:t xml:space="preserve"> </w:t>
      </w:r>
      <w:proofErr w:type="spellStart"/>
      <w:r w:rsidRPr="006F2E6F">
        <w:t>jadi</w:t>
      </w:r>
      <w:proofErr w:type="spellEnd"/>
      <w:r w:rsidRPr="006F2E6F">
        <w:t xml:space="preserve"> asap.</w:t>
      </w:r>
    </w:p>
    <w:p w14:paraId="7E814CB6" w14:textId="77777777" w:rsidR="006F2E6F" w:rsidRPr="006F2E6F" w:rsidRDefault="006F2E6F" w:rsidP="006F2E6F">
      <w:r w:rsidRPr="006F2E6F">
        <w:t xml:space="preserve">Tapi </w:t>
      </w:r>
      <w:proofErr w:type="spellStart"/>
      <w:r w:rsidRPr="006F2E6F">
        <w:t>kalau</w:t>
      </w:r>
      <w:proofErr w:type="spellEnd"/>
      <w:r w:rsidRPr="006F2E6F">
        <w:t xml:space="preserve"> uang Rp 25.000 </w:t>
      </w:r>
      <w:proofErr w:type="spellStart"/>
      <w:r w:rsidRPr="006F2E6F">
        <w:t>itu</w:t>
      </w:r>
      <w:proofErr w:type="spellEnd"/>
      <w:r w:rsidRPr="006F2E6F">
        <w:t xml:space="preserve"> Anda </w:t>
      </w:r>
      <w:proofErr w:type="spellStart"/>
      <w:r w:rsidRPr="006F2E6F">
        <w:t>pakai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</w:t>
      </w:r>
      <w:r w:rsidRPr="006F2E6F">
        <w:t>:</w:t>
      </w:r>
    </w:p>
    <w:p w14:paraId="4168EDEF" w14:textId="77777777" w:rsidR="006F2E6F" w:rsidRPr="006F2E6F" w:rsidRDefault="006F2E6F" w:rsidP="006F2E6F">
      <w:pPr>
        <w:numPr>
          <w:ilvl w:val="0"/>
          <w:numId w:val="1"/>
        </w:numPr>
      </w:pPr>
      <w:r w:rsidRPr="006F2E6F">
        <w:t xml:space="preserve">Anda punya </w:t>
      </w:r>
      <w:proofErr w:type="spellStart"/>
      <w:r w:rsidRPr="006F2E6F">
        <w:t>asisten</w:t>
      </w:r>
      <w:proofErr w:type="spellEnd"/>
      <w:r w:rsidRPr="006F2E6F">
        <w:t xml:space="preserve"> </w:t>
      </w:r>
      <w:proofErr w:type="spellStart"/>
      <w:r w:rsidRPr="006F2E6F">
        <w:t>keuangan</w:t>
      </w:r>
      <w:proofErr w:type="spellEnd"/>
      <w:r w:rsidRPr="006F2E6F">
        <w:t xml:space="preserve"> </w:t>
      </w:r>
      <w:proofErr w:type="spellStart"/>
      <w:r w:rsidRPr="006F2E6F">
        <w:t>pribadi</w:t>
      </w:r>
      <w:proofErr w:type="spellEnd"/>
      <w:r w:rsidRPr="006F2E6F">
        <w:t>.</w:t>
      </w:r>
    </w:p>
    <w:p w14:paraId="717CC190" w14:textId="77777777" w:rsidR="006F2E6F" w:rsidRPr="006F2E6F" w:rsidRDefault="006F2E6F" w:rsidP="006F2E6F">
      <w:pPr>
        <w:numPr>
          <w:ilvl w:val="0"/>
          <w:numId w:val="1"/>
        </w:numPr>
      </w:pPr>
      <w:r w:rsidRPr="006F2E6F">
        <w:t>Anda punya "</w:t>
      </w:r>
      <w:proofErr w:type="spellStart"/>
      <w:r w:rsidRPr="006F2E6F">
        <w:t>mata-mata</w:t>
      </w:r>
      <w:proofErr w:type="spellEnd"/>
      <w:r w:rsidRPr="006F2E6F">
        <w:t xml:space="preserve">" </w:t>
      </w:r>
      <w:proofErr w:type="spellStart"/>
      <w:r w:rsidRPr="006F2E6F">
        <w:t>harga</w:t>
      </w:r>
      <w:proofErr w:type="spellEnd"/>
      <w:r w:rsidRPr="006F2E6F">
        <w:t xml:space="preserve"> pasar </w:t>
      </w:r>
      <w:proofErr w:type="spellStart"/>
      <w:r w:rsidRPr="006F2E6F">
        <w:t>nasional</w:t>
      </w:r>
      <w:proofErr w:type="spellEnd"/>
      <w:r w:rsidRPr="006F2E6F">
        <w:t>.</w:t>
      </w:r>
    </w:p>
    <w:p w14:paraId="5A1AA60D" w14:textId="77777777" w:rsidR="006F2E6F" w:rsidRPr="006F2E6F" w:rsidRDefault="006F2E6F" w:rsidP="006F2E6F">
      <w:pPr>
        <w:numPr>
          <w:ilvl w:val="0"/>
          <w:numId w:val="1"/>
        </w:numPr>
      </w:pPr>
      <w:r w:rsidRPr="006F2E6F">
        <w:lastRenderedPageBreak/>
        <w:t xml:space="preserve">Anda punya </w:t>
      </w:r>
      <w:proofErr w:type="spellStart"/>
      <w:r w:rsidRPr="006F2E6F">
        <w:t>pembukuan</w:t>
      </w:r>
      <w:proofErr w:type="spellEnd"/>
      <w:r w:rsidRPr="006F2E6F">
        <w:t xml:space="preserve"> </w:t>
      </w:r>
      <w:proofErr w:type="spellStart"/>
      <w:r w:rsidRPr="006F2E6F">
        <w:t>stok</w:t>
      </w:r>
      <w:proofErr w:type="spellEnd"/>
      <w:r w:rsidRPr="006F2E6F">
        <w:t xml:space="preserve"> yang </w:t>
      </w:r>
      <w:proofErr w:type="spellStart"/>
      <w:r w:rsidRPr="006F2E6F">
        <w:t>rapi</w:t>
      </w:r>
      <w:proofErr w:type="spellEnd"/>
      <w:r w:rsidRPr="006F2E6F">
        <w:t>.</w:t>
      </w:r>
    </w:p>
    <w:p w14:paraId="4B611A90" w14:textId="77777777" w:rsidR="006F2E6F" w:rsidRPr="006F2E6F" w:rsidRDefault="006F2E6F" w:rsidP="006F2E6F">
      <w:proofErr w:type="spellStart"/>
      <w:r w:rsidRPr="006F2E6F">
        <w:t>Investasi</w:t>
      </w:r>
      <w:proofErr w:type="spellEnd"/>
      <w:r w:rsidRPr="006F2E6F">
        <w:t xml:space="preserve"> "Leher </w:t>
      </w:r>
      <w:proofErr w:type="spellStart"/>
      <w:r w:rsidRPr="006F2E6F">
        <w:t>ke</w:t>
      </w:r>
      <w:proofErr w:type="spellEnd"/>
      <w:r w:rsidRPr="006F2E6F">
        <w:t xml:space="preserve"> Atas" </w:t>
      </w:r>
      <w:proofErr w:type="spellStart"/>
      <w:r w:rsidRPr="006F2E6F">
        <w:t>termurah</w:t>
      </w:r>
      <w:proofErr w:type="spellEnd"/>
      <w:r w:rsidRPr="006F2E6F">
        <w:t xml:space="preserve"> 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dampak</w:t>
      </w:r>
      <w:proofErr w:type="spellEnd"/>
      <w:r w:rsidRPr="006F2E6F">
        <w:t xml:space="preserve"> profit </w:t>
      </w:r>
      <w:proofErr w:type="spellStart"/>
      <w:r w:rsidRPr="006F2E6F">
        <w:t>terbesar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tani</w:t>
      </w:r>
      <w:proofErr w:type="spellEnd"/>
      <w:r w:rsidRPr="006F2E6F">
        <w:t xml:space="preserve"> Anda. </w:t>
      </w:r>
      <w:proofErr w:type="spellStart"/>
      <w:r w:rsidRPr="006F2E6F">
        <w:t>Berani</w:t>
      </w:r>
      <w:proofErr w:type="spellEnd"/>
      <w:r w:rsidRPr="006F2E6F">
        <w:t xml:space="preserve"> </w:t>
      </w:r>
      <w:proofErr w:type="spellStart"/>
      <w:r w:rsidRPr="006F2E6F">
        <w:t>alihkan</w:t>
      </w:r>
      <w:proofErr w:type="spellEnd"/>
      <w:r w:rsidRPr="006F2E6F">
        <w:t xml:space="preserve"> </w:t>
      </w:r>
      <w:proofErr w:type="spellStart"/>
      <w:r w:rsidRPr="006F2E6F">
        <w:t>jatah</w:t>
      </w:r>
      <w:proofErr w:type="spellEnd"/>
      <w:r w:rsidRPr="006F2E6F">
        <w:t xml:space="preserve"> </w:t>
      </w:r>
      <w:proofErr w:type="spellStart"/>
      <w:r w:rsidRPr="006F2E6F">
        <w:t>rokok</w:t>
      </w:r>
      <w:proofErr w:type="spellEnd"/>
      <w:r w:rsidRPr="006F2E6F">
        <w:t xml:space="preserve"> </w:t>
      </w:r>
      <w:proofErr w:type="spellStart"/>
      <w:r w:rsidRPr="006F2E6F">
        <w:t>sehari</w:t>
      </w:r>
      <w:proofErr w:type="spellEnd"/>
      <w:r w:rsidRPr="006F2E6F">
        <w:t xml:space="preserve"> demi masa </w:t>
      </w:r>
      <w:proofErr w:type="spellStart"/>
      <w:r w:rsidRPr="006F2E6F">
        <w:t>depan</w:t>
      </w:r>
      <w:proofErr w:type="spellEnd"/>
      <w:r w:rsidRPr="006F2E6F">
        <w:t xml:space="preserve"> </w:t>
      </w:r>
      <w:proofErr w:type="spellStart"/>
      <w:r w:rsidRPr="006F2E6F">
        <w:t>kebun</w:t>
      </w:r>
      <w:proofErr w:type="spellEnd"/>
      <w:r w:rsidRPr="006F2E6F">
        <w:t>?</w:t>
      </w:r>
    </w:p>
    <w:p w14:paraId="6744D7FB" w14:textId="77777777" w:rsidR="006F2E6F" w:rsidRPr="006F2E6F" w:rsidRDefault="006F2E6F" w:rsidP="006F2E6F">
      <w:r w:rsidRPr="006F2E6F">
        <w:rPr>
          <w:b/>
          <w:bCs/>
        </w:rPr>
        <w:t xml:space="preserve">Saya Mau </w:t>
      </w:r>
      <w:proofErr w:type="spellStart"/>
      <w:r w:rsidRPr="006F2E6F">
        <w:rPr>
          <w:b/>
          <w:bCs/>
        </w:rPr>
        <w:t>Investasi</w:t>
      </w:r>
      <w:proofErr w:type="spellEnd"/>
      <w:r w:rsidRPr="006F2E6F">
        <w:rPr>
          <w:b/>
          <w:bCs/>
        </w:rPr>
        <w:t xml:space="preserve"> Leher </w:t>
      </w:r>
      <w:proofErr w:type="spellStart"/>
      <w:r w:rsidRPr="006F2E6F">
        <w:rPr>
          <w:b/>
          <w:bCs/>
        </w:rPr>
        <w:t>ke</w:t>
      </w:r>
      <w:proofErr w:type="spellEnd"/>
      <w:r w:rsidRPr="006F2E6F">
        <w:rPr>
          <w:b/>
          <w:bCs/>
        </w:rPr>
        <w:t xml:space="preserve"> Atas: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Beli Sekarang: </w:t>
      </w:r>
      <w:hyperlink r:id="rId7" w:history="1">
        <w:r w:rsidRPr="006F2E6F">
          <w:rPr>
            <w:rStyle w:val="Hyperlink"/>
          </w:rPr>
          <w:t>https://wa.me/62895803555550?text=Halo+Admin,+Mau+Investasi+Pertanian+25rb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Info </w:t>
      </w:r>
      <w:proofErr w:type="spellStart"/>
      <w:r w:rsidRPr="006F2E6F">
        <w:t>Lengkap</w:t>
      </w:r>
      <w:proofErr w:type="spellEnd"/>
      <w:r w:rsidRPr="006F2E6F">
        <w:t>: </w:t>
      </w:r>
      <w:hyperlink r:id="rId8" w:history="1">
        <w:r w:rsidRPr="006F2E6F">
          <w:rPr>
            <w:rStyle w:val="Hyperlink"/>
          </w:rPr>
          <w:t>https://nutrishow.perdiavet.com</w:t>
        </w:r>
      </w:hyperlink>
    </w:p>
    <w:p w14:paraId="571EB7EF" w14:textId="77777777" w:rsidR="006F2E6F" w:rsidRPr="006F2E6F" w:rsidRDefault="006F2E6F" w:rsidP="006F2E6F">
      <w:r w:rsidRPr="006F2E6F">
        <w:pict w14:anchorId="4E3AA315">
          <v:rect id="_x0000_i1105" style="width:456pt;height:.75pt" o:hrpct="0" o:hralign="center" o:hrstd="t" o:hr="t" fillcolor="#a0a0a0" stroked="f"/>
        </w:pict>
      </w:r>
    </w:p>
    <w:p w14:paraId="50834069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3: The "Professional Farmer" (Status Sosial)</w:t>
      </w:r>
    </w:p>
    <w:p w14:paraId="564AEE42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👔</w:t>
      </w:r>
      <w:r w:rsidRPr="006F2E6F">
        <w:rPr>
          <w:b/>
          <w:bCs/>
        </w:rPr>
        <w:t xml:space="preserve"> TINGGALKAN CARA KUNO. JADILAH "AGRIPRENEUR" MODERN!</w:t>
      </w:r>
    </w:p>
    <w:p w14:paraId="13A34C52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Petani</w:t>
      </w:r>
      <w:proofErr w:type="spellEnd"/>
      <w:r w:rsidRPr="006F2E6F">
        <w:t xml:space="preserve"> </w:t>
      </w:r>
      <w:proofErr w:type="spellStart"/>
      <w:r w:rsidRPr="006F2E6F">
        <w:t>sukses</w:t>
      </w:r>
      <w:proofErr w:type="spellEnd"/>
      <w:r w:rsidRPr="006F2E6F">
        <w:t xml:space="preserve"> zaman now </w:t>
      </w:r>
      <w:proofErr w:type="spellStart"/>
      <w:r w:rsidRPr="006F2E6F">
        <w:t>bukan</w:t>
      </w:r>
      <w:proofErr w:type="spellEnd"/>
      <w:r w:rsidRPr="006F2E6F">
        <w:t xml:space="preserve"> </w:t>
      </w:r>
      <w:proofErr w:type="spellStart"/>
      <w:r w:rsidRPr="006F2E6F">
        <w:t>cuma</w:t>
      </w:r>
      <w:proofErr w:type="spellEnd"/>
      <w:r w:rsidRPr="006F2E6F">
        <w:t xml:space="preserve"> yang </w:t>
      </w:r>
      <w:proofErr w:type="spellStart"/>
      <w:r w:rsidRPr="006F2E6F">
        <w:t>jago</w:t>
      </w:r>
      <w:proofErr w:type="spellEnd"/>
      <w:r w:rsidRPr="006F2E6F">
        <w:t xml:space="preserve"> di </w:t>
      </w:r>
      <w:proofErr w:type="spellStart"/>
      <w:r w:rsidRPr="006F2E6F">
        <w:t>lahan</w:t>
      </w:r>
      <w:proofErr w:type="spellEnd"/>
      <w:r w:rsidRPr="006F2E6F">
        <w:t xml:space="preserve">, </w:t>
      </w:r>
      <w:proofErr w:type="spellStart"/>
      <w:r w:rsidRPr="006F2E6F">
        <w:t>tapi</w:t>
      </w:r>
      <w:proofErr w:type="spellEnd"/>
      <w:r w:rsidRPr="006F2E6F">
        <w:t xml:space="preserve"> yang </w:t>
      </w:r>
      <w:proofErr w:type="spellStart"/>
      <w:r w:rsidRPr="006F2E6F">
        <w:t>jago</w:t>
      </w:r>
      <w:proofErr w:type="spellEnd"/>
      <w:r w:rsidRPr="006F2E6F">
        <w:t xml:space="preserve"> di </w:t>
      </w:r>
      <w:proofErr w:type="spellStart"/>
      <w:r w:rsidRPr="006F2E6F">
        <w:t>manajemen</w:t>
      </w:r>
      <w:proofErr w:type="spellEnd"/>
      <w:r w:rsidRPr="006F2E6F">
        <w:t xml:space="preserve">. Masih </w:t>
      </w:r>
      <w:proofErr w:type="spellStart"/>
      <w:r w:rsidRPr="006F2E6F">
        <w:t>catat</w:t>
      </w:r>
      <w:proofErr w:type="spellEnd"/>
      <w:r w:rsidRPr="006F2E6F">
        <w:t xml:space="preserve"> </w:t>
      </w:r>
      <w:proofErr w:type="spellStart"/>
      <w:r w:rsidRPr="006F2E6F">
        <w:t>pengeluaran</w:t>
      </w:r>
      <w:proofErr w:type="spellEnd"/>
      <w:r w:rsidRPr="006F2E6F">
        <w:t xml:space="preserve"> di </w:t>
      </w:r>
      <w:proofErr w:type="spellStart"/>
      <w:r w:rsidRPr="006F2E6F">
        <w:t>buku</w:t>
      </w:r>
      <w:proofErr w:type="spellEnd"/>
      <w:r w:rsidRPr="006F2E6F">
        <w:t xml:space="preserve"> </w:t>
      </w:r>
      <w:proofErr w:type="spellStart"/>
      <w:r w:rsidRPr="006F2E6F">
        <w:t>tulis</w:t>
      </w:r>
      <w:proofErr w:type="spellEnd"/>
      <w:r w:rsidRPr="006F2E6F">
        <w:t xml:space="preserve"> </w:t>
      </w:r>
      <w:proofErr w:type="spellStart"/>
      <w:r w:rsidRPr="006F2E6F">
        <w:t>lecek</w:t>
      </w:r>
      <w:proofErr w:type="spellEnd"/>
      <w:r w:rsidRPr="006F2E6F">
        <w:t xml:space="preserve">? Susah </w:t>
      </w:r>
      <w:proofErr w:type="spellStart"/>
      <w:r w:rsidRPr="006F2E6F">
        <w:t>lho</w:t>
      </w:r>
      <w:proofErr w:type="spellEnd"/>
      <w:r w:rsidRPr="006F2E6F">
        <w:t xml:space="preserve">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mau</w:t>
      </w:r>
      <w:proofErr w:type="spellEnd"/>
      <w:r w:rsidRPr="006F2E6F">
        <w:t xml:space="preserve"> </w:t>
      </w:r>
      <w:proofErr w:type="spellStart"/>
      <w:r w:rsidRPr="006F2E6F">
        <w:t>mengajukan</w:t>
      </w:r>
      <w:proofErr w:type="spellEnd"/>
      <w:r w:rsidRPr="006F2E6F">
        <w:t xml:space="preserve"> KUR </w:t>
      </w:r>
      <w:proofErr w:type="spellStart"/>
      <w:r w:rsidRPr="006F2E6F">
        <w:t>atau</w:t>
      </w:r>
      <w:proofErr w:type="spellEnd"/>
      <w:r w:rsidRPr="006F2E6F">
        <w:t xml:space="preserve"> </w:t>
      </w:r>
      <w:proofErr w:type="spellStart"/>
      <w:r w:rsidRPr="006F2E6F">
        <w:t>cari</w:t>
      </w:r>
      <w:proofErr w:type="spellEnd"/>
      <w:r w:rsidRPr="006F2E6F">
        <w:t xml:space="preserve"> investor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laporannya</w:t>
      </w:r>
      <w:proofErr w:type="spellEnd"/>
      <w:r w:rsidRPr="006F2E6F">
        <w:t xml:space="preserve"> </w:t>
      </w:r>
      <w:proofErr w:type="spellStart"/>
      <w:r w:rsidRPr="006F2E6F">
        <w:t>berantakan</w:t>
      </w:r>
      <w:proofErr w:type="spellEnd"/>
      <w:r w:rsidRPr="006F2E6F">
        <w:t>.</w:t>
      </w:r>
    </w:p>
    <w:p w14:paraId="7AB3A04E" w14:textId="77777777" w:rsidR="006F2E6F" w:rsidRPr="006F2E6F" w:rsidRDefault="006F2E6F" w:rsidP="006F2E6F">
      <w:r w:rsidRPr="006F2E6F">
        <w:t xml:space="preserve">Upgrade level </w:t>
      </w:r>
      <w:proofErr w:type="spellStart"/>
      <w:r w:rsidRPr="006F2E6F">
        <w:t>bisnis</w:t>
      </w:r>
      <w:proofErr w:type="spellEnd"/>
      <w:r w:rsidRPr="006F2E6F">
        <w:t xml:space="preserve"> Anda </w:t>
      </w:r>
      <w:proofErr w:type="spellStart"/>
      <w:r w:rsidRPr="006F2E6F">
        <w:t>dengan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</w:t>
      </w:r>
      <w:r w:rsidRPr="006F2E6F">
        <w:t xml:space="preserve">. </w:t>
      </w:r>
      <w:proofErr w:type="spellStart"/>
      <w:r w:rsidRPr="006F2E6F">
        <w:t>Dapatkan</w:t>
      </w:r>
      <w:proofErr w:type="spellEnd"/>
      <w:r w:rsidRPr="006F2E6F">
        <w:t xml:space="preserve"> </w:t>
      </w:r>
      <w:proofErr w:type="spellStart"/>
      <w:r w:rsidRPr="006F2E6F">
        <w:t>fitur</w:t>
      </w:r>
      <w:proofErr w:type="spellEnd"/>
      <w:r w:rsidRPr="006F2E6F">
        <w:t> </w:t>
      </w:r>
      <w:r w:rsidRPr="006F2E6F">
        <w:rPr>
          <w:b/>
          <w:bCs/>
        </w:rPr>
        <w:t xml:space="preserve">Export </w:t>
      </w:r>
      <w:proofErr w:type="spellStart"/>
      <w:r w:rsidRPr="006F2E6F">
        <w:rPr>
          <w:b/>
          <w:bCs/>
        </w:rPr>
        <w:t>Laporan</w:t>
      </w:r>
      <w:proofErr w:type="spellEnd"/>
      <w:r w:rsidRPr="006F2E6F">
        <w:rPr>
          <w:b/>
          <w:bCs/>
        </w:rPr>
        <w:t xml:space="preserve"> PDF Resmi</w:t>
      </w:r>
      <w:r w:rsidRPr="006F2E6F">
        <w:t xml:space="preserve"> yang </w:t>
      </w:r>
      <w:proofErr w:type="spellStart"/>
      <w:r w:rsidRPr="006F2E6F">
        <w:t>bonafide</w:t>
      </w:r>
      <w:proofErr w:type="spellEnd"/>
      <w:r w:rsidRPr="006F2E6F">
        <w:t xml:space="preserve"> dan </w:t>
      </w:r>
      <w:proofErr w:type="spellStart"/>
      <w:r w:rsidRPr="006F2E6F">
        <w:t>diakui</w:t>
      </w:r>
      <w:proofErr w:type="spellEnd"/>
      <w:r w:rsidRPr="006F2E6F">
        <w:t xml:space="preserve">. </w:t>
      </w:r>
      <w:proofErr w:type="spellStart"/>
      <w:r w:rsidRPr="006F2E6F">
        <w:t>Tunjukkan</w:t>
      </w:r>
      <w:proofErr w:type="spellEnd"/>
      <w:r w:rsidRPr="006F2E6F">
        <w:t xml:space="preserve"> pada dunia </w:t>
      </w:r>
      <w:proofErr w:type="spellStart"/>
      <w:r w:rsidRPr="006F2E6F">
        <w:t>bahwa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pertanian</w:t>
      </w:r>
      <w:proofErr w:type="spellEnd"/>
      <w:r w:rsidRPr="006F2E6F">
        <w:t xml:space="preserve"> Anda </w:t>
      </w:r>
      <w:proofErr w:type="spellStart"/>
      <w:r w:rsidRPr="006F2E6F">
        <w:t>dikelola</w:t>
      </w:r>
      <w:proofErr w:type="spellEnd"/>
      <w:r w:rsidRPr="006F2E6F">
        <w:t xml:space="preserve"> </w:t>
      </w:r>
      <w:proofErr w:type="spellStart"/>
      <w:r w:rsidRPr="006F2E6F">
        <w:t>secara</w:t>
      </w:r>
      <w:proofErr w:type="spellEnd"/>
      <w:r w:rsidRPr="006F2E6F">
        <w:t xml:space="preserve"> PROFESIONAL.</w:t>
      </w:r>
    </w:p>
    <w:p w14:paraId="5819CB38" w14:textId="77777777" w:rsidR="006F2E6F" w:rsidRPr="006F2E6F" w:rsidRDefault="006F2E6F" w:rsidP="006F2E6F">
      <w:proofErr w:type="spellStart"/>
      <w:r w:rsidRPr="006F2E6F">
        <w:t>Mumpung</w:t>
      </w:r>
      <w:proofErr w:type="spellEnd"/>
      <w:r w:rsidRPr="006F2E6F">
        <w:t xml:space="preserve"> </w:t>
      </w:r>
      <w:proofErr w:type="spellStart"/>
      <w:r w:rsidRPr="006F2E6F">
        <w:t>lagi</w:t>
      </w:r>
      <w:proofErr w:type="spellEnd"/>
      <w:r w:rsidRPr="006F2E6F">
        <w:t xml:space="preserve"> PROMO LAUNCHING! Harga Normal: </w:t>
      </w:r>
      <w:del w:id="0" w:author="Unknown">
        <w:r w:rsidRPr="006F2E6F">
          <w:delText>Rp 50.000</w:delText>
        </w:r>
      </w:del>
      <w:r w:rsidRPr="006F2E6F">
        <w:t> Harga Promo: </w:t>
      </w:r>
      <w:r w:rsidRPr="006F2E6F">
        <w:rPr>
          <w:b/>
          <w:bCs/>
        </w:rPr>
        <w:t>Rp 25.000</w:t>
      </w:r>
      <w:r w:rsidRPr="006F2E6F">
        <w:t> (</w:t>
      </w:r>
      <w:proofErr w:type="spellStart"/>
      <w:r w:rsidRPr="006F2E6F">
        <w:t>Sampai</w:t>
      </w:r>
      <w:proofErr w:type="spellEnd"/>
      <w:r w:rsidRPr="006F2E6F">
        <w:t xml:space="preserve"> 15 </w:t>
      </w:r>
      <w:proofErr w:type="spellStart"/>
      <w:r w:rsidRPr="006F2E6F">
        <w:t>Februari</w:t>
      </w:r>
      <w:proofErr w:type="spellEnd"/>
      <w:r w:rsidRPr="006F2E6F">
        <w:t>).</w:t>
      </w:r>
    </w:p>
    <w:p w14:paraId="7095F8FC" w14:textId="77777777" w:rsidR="006F2E6F" w:rsidRPr="006F2E6F" w:rsidRDefault="006F2E6F" w:rsidP="006F2E6F">
      <w:r w:rsidRPr="006F2E6F">
        <w:rPr>
          <w:b/>
          <w:bCs/>
        </w:rPr>
        <w:t xml:space="preserve">Upgrade </w:t>
      </w:r>
      <w:proofErr w:type="spellStart"/>
      <w:r w:rsidRPr="006F2E6F">
        <w:rPr>
          <w:b/>
          <w:bCs/>
        </w:rPr>
        <w:t>Bisnis</w:t>
      </w:r>
      <w:proofErr w:type="spellEnd"/>
      <w:r w:rsidRPr="006F2E6F">
        <w:rPr>
          <w:b/>
          <w:bCs/>
        </w:rPr>
        <w:t xml:space="preserve"> Saya: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</w:t>
      </w:r>
      <w:proofErr w:type="spellStart"/>
      <w:r w:rsidRPr="006F2E6F">
        <w:t>Hubungi</w:t>
      </w:r>
      <w:proofErr w:type="spellEnd"/>
      <w:r w:rsidRPr="006F2E6F">
        <w:t xml:space="preserve"> Admin: </w:t>
      </w:r>
      <w:hyperlink r:id="rId9" w:history="1">
        <w:r w:rsidRPr="006F2E6F">
          <w:rPr>
            <w:rStyle w:val="Hyperlink"/>
          </w:rPr>
          <w:t>https://wa.me/62895803555550?text=Halo+Admin,+Saya+mau+jadi+Petani+Modern+25rb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Cek Demo: </w:t>
      </w:r>
      <w:hyperlink r:id="rId10" w:history="1">
        <w:r w:rsidRPr="006F2E6F">
          <w:rPr>
            <w:rStyle w:val="Hyperlink"/>
          </w:rPr>
          <w:t>https://nutrishow.perdiavet.com</w:t>
        </w:r>
      </w:hyperlink>
    </w:p>
    <w:p w14:paraId="447DCCFD" w14:textId="77777777" w:rsidR="006F2E6F" w:rsidRPr="006F2E6F" w:rsidRDefault="006F2E6F" w:rsidP="006F2E6F">
      <w:r w:rsidRPr="006F2E6F">
        <w:pict w14:anchorId="3A8F2B61">
          <v:rect id="_x0000_i1106" style="width:456pt;height:.75pt" o:hrpct="0" o:hralign="center" o:hrstd="t" o:hr="t" fillcolor="#a0a0a0" stroked="f"/>
        </w:pict>
      </w:r>
    </w:p>
    <w:p w14:paraId="292DE00D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4: The "Yearly Saver" (Paket </w:t>
      </w:r>
      <w:proofErr w:type="spellStart"/>
      <w:r w:rsidRPr="006F2E6F">
        <w:t>Tahunan</w:t>
      </w:r>
      <w:proofErr w:type="spellEnd"/>
      <w:r w:rsidRPr="006F2E6F">
        <w:t>)</w:t>
      </w:r>
    </w:p>
    <w:p w14:paraId="5FF919E7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📅</w:t>
      </w:r>
      <w:r w:rsidRPr="006F2E6F">
        <w:rPr>
          <w:b/>
          <w:bCs/>
        </w:rPr>
        <w:t xml:space="preserve"> CUMA Rp 800 PERAK SEHARI? YANG BENER AJA!</w:t>
      </w:r>
    </w:p>
    <w:p w14:paraId="7263A22F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Iya, Anda </w:t>
      </w:r>
      <w:proofErr w:type="spellStart"/>
      <w:r w:rsidRPr="006F2E6F">
        <w:t>tidak</w:t>
      </w:r>
      <w:proofErr w:type="spellEnd"/>
      <w:r w:rsidRPr="006F2E6F">
        <w:t xml:space="preserve"> salah </w:t>
      </w:r>
      <w:proofErr w:type="spellStart"/>
      <w:r w:rsidRPr="006F2E6F">
        <w:t>baca</w:t>
      </w:r>
      <w:proofErr w:type="spellEnd"/>
      <w:r w:rsidRPr="006F2E6F">
        <w:t xml:space="preserve">. Jika Anda </w:t>
      </w:r>
      <w:proofErr w:type="spellStart"/>
      <w:r w:rsidRPr="006F2E6F">
        <w:t>mengambil</w:t>
      </w:r>
      <w:proofErr w:type="spellEnd"/>
      <w:r w:rsidRPr="006F2E6F">
        <w:t> </w:t>
      </w:r>
      <w:r w:rsidRPr="006F2E6F">
        <w:rPr>
          <w:b/>
          <w:bCs/>
        </w:rPr>
        <w:t xml:space="preserve">Paket </w:t>
      </w:r>
      <w:proofErr w:type="spellStart"/>
      <w:r w:rsidRPr="006F2E6F">
        <w:rPr>
          <w:b/>
          <w:bCs/>
        </w:rPr>
        <w:t>Tahunan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Pertanian</w:t>
      </w:r>
      <w:proofErr w:type="spellEnd"/>
      <w:r w:rsidRPr="006F2E6F">
        <w:t> </w:t>
      </w:r>
      <w:proofErr w:type="spellStart"/>
      <w:r w:rsidRPr="006F2E6F">
        <w:t>seharga</w:t>
      </w:r>
      <w:proofErr w:type="spellEnd"/>
      <w:r w:rsidRPr="006F2E6F">
        <w:t> </w:t>
      </w:r>
      <w:r w:rsidRPr="006F2E6F">
        <w:rPr>
          <w:b/>
          <w:bCs/>
        </w:rPr>
        <w:t>Rp 250.000</w:t>
      </w:r>
      <w:r w:rsidRPr="006F2E6F">
        <w:t xml:space="preserve">, </w:t>
      </w:r>
      <w:proofErr w:type="spellStart"/>
      <w:r w:rsidRPr="006F2E6F">
        <w:t>maka</w:t>
      </w:r>
      <w:proofErr w:type="spellEnd"/>
      <w:r w:rsidRPr="006F2E6F">
        <w:t xml:space="preserve"> </w:t>
      </w:r>
      <w:proofErr w:type="spellStart"/>
      <w:r w:rsidRPr="006F2E6F">
        <w:t>biayanya</w:t>
      </w:r>
      <w:proofErr w:type="spellEnd"/>
      <w:r w:rsidRPr="006F2E6F">
        <w:t xml:space="preserve"> </w:t>
      </w:r>
      <w:proofErr w:type="spellStart"/>
      <w:r w:rsidRPr="006F2E6F">
        <w:t>setara</w:t>
      </w:r>
      <w:proofErr w:type="spellEnd"/>
      <w:r w:rsidRPr="006F2E6F">
        <w:t xml:space="preserve"> </w:t>
      </w:r>
      <w:proofErr w:type="spellStart"/>
      <w:r w:rsidRPr="006F2E6F">
        <w:t>dengan</w:t>
      </w:r>
      <w:proofErr w:type="spellEnd"/>
      <w:r w:rsidRPr="006F2E6F">
        <w:t xml:space="preserve"> Rp 800 </w:t>
      </w:r>
      <w:proofErr w:type="spellStart"/>
      <w:r w:rsidRPr="006F2E6F">
        <w:t>perak</w:t>
      </w:r>
      <w:proofErr w:type="spellEnd"/>
      <w:r w:rsidRPr="006F2E6F">
        <w:t xml:space="preserve"> per </w:t>
      </w:r>
      <w:proofErr w:type="spellStart"/>
      <w:r w:rsidRPr="006F2E6F">
        <w:t>hari</w:t>
      </w:r>
      <w:proofErr w:type="spellEnd"/>
      <w:r w:rsidRPr="006F2E6F">
        <w:t>.</w:t>
      </w:r>
    </w:p>
    <w:p w14:paraId="7351DB29" w14:textId="77777777" w:rsidR="006F2E6F" w:rsidRPr="006F2E6F" w:rsidRDefault="006F2E6F" w:rsidP="006F2E6F">
      <w:proofErr w:type="spellStart"/>
      <w:r w:rsidRPr="006F2E6F">
        <w:t>Lebih</w:t>
      </w:r>
      <w:proofErr w:type="spellEnd"/>
      <w:r w:rsidRPr="006F2E6F">
        <w:t xml:space="preserve"> </w:t>
      </w:r>
      <w:proofErr w:type="spellStart"/>
      <w:r w:rsidRPr="006F2E6F">
        <w:t>murah</w:t>
      </w:r>
      <w:proofErr w:type="spellEnd"/>
      <w:r w:rsidRPr="006F2E6F">
        <w:t xml:space="preserve"> </w:t>
      </w:r>
      <w:proofErr w:type="spellStart"/>
      <w:r w:rsidRPr="006F2E6F">
        <w:t>dari</w:t>
      </w:r>
      <w:proofErr w:type="spellEnd"/>
      <w:r w:rsidRPr="006F2E6F">
        <w:t xml:space="preserve">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parkir</w:t>
      </w:r>
      <w:proofErr w:type="spellEnd"/>
      <w:r w:rsidRPr="006F2E6F">
        <w:t xml:space="preserve">, </w:t>
      </w:r>
      <w:proofErr w:type="spellStart"/>
      <w:r w:rsidRPr="006F2E6F">
        <w:t>lebih</w:t>
      </w:r>
      <w:proofErr w:type="spellEnd"/>
      <w:r w:rsidRPr="006F2E6F">
        <w:t xml:space="preserve"> </w:t>
      </w:r>
      <w:proofErr w:type="spellStart"/>
      <w:r w:rsidRPr="006F2E6F">
        <w:t>murah</w:t>
      </w:r>
      <w:proofErr w:type="spellEnd"/>
      <w:r w:rsidRPr="006F2E6F">
        <w:t xml:space="preserve"> </w:t>
      </w:r>
      <w:proofErr w:type="spellStart"/>
      <w:r w:rsidRPr="006F2E6F">
        <w:t>dari</w:t>
      </w:r>
      <w:proofErr w:type="spellEnd"/>
      <w:r w:rsidRPr="006F2E6F">
        <w:t xml:space="preserve"> </w:t>
      </w:r>
      <w:proofErr w:type="spellStart"/>
      <w:r w:rsidRPr="006F2E6F">
        <w:t>permen</w:t>
      </w:r>
      <w:proofErr w:type="spellEnd"/>
      <w:r w:rsidRPr="006F2E6F">
        <w:t xml:space="preserve">. Tapi </w:t>
      </w:r>
      <w:proofErr w:type="spellStart"/>
      <w:r w:rsidRPr="006F2E6F">
        <w:t>manfaatnya</w:t>
      </w:r>
      <w:proofErr w:type="spellEnd"/>
      <w:r w:rsidRPr="006F2E6F">
        <w:t xml:space="preserve">? Bisa </w:t>
      </w:r>
      <w:proofErr w:type="spellStart"/>
      <w:r w:rsidRPr="006F2E6F">
        <w:t>menyelamatkan</w:t>
      </w:r>
      <w:proofErr w:type="spellEnd"/>
      <w:r w:rsidRPr="006F2E6F">
        <w:t xml:space="preserve"> </w:t>
      </w:r>
      <w:proofErr w:type="spellStart"/>
      <w:r w:rsidRPr="006F2E6F">
        <w:t>omzet</w:t>
      </w:r>
      <w:proofErr w:type="spellEnd"/>
      <w:r w:rsidRPr="006F2E6F">
        <w:t xml:space="preserve"> </w:t>
      </w:r>
      <w:proofErr w:type="spellStart"/>
      <w:r w:rsidRPr="006F2E6F">
        <w:t>puluhan</w:t>
      </w:r>
      <w:proofErr w:type="spellEnd"/>
      <w:r w:rsidRPr="006F2E6F">
        <w:t xml:space="preserve"> </w:t>
      </w:r>
      <w:proofErr w:type="spellStart"/>
      <w:r w:rsidRPr="006F2E6F">
        <w:t>juta</w:t>
      </w:r>
      <w:proofErr w:type="spellEnd"/>
      <w:r w:rsidRPr="006F2E6F">
        <w:t xml:space="preserve"> </w:t>
      </w:r>
      <w:proofErr w:type="spellStart"/>
      <w:r w:rsidRPr="006F2E6F">
        <w:t>dari</w:t>
      </w:r>
      <w:proofErr w:type="spellEnd"/>
      <w:r w:rsidRPr="006F2E6F">
        <w:t xml:space="preserve"> </w:t>
      </w:r>
      <w:proofErr w:type="spellStart"/>
      <w:r w:rsidRPr="006F2E6F">
        <w:t>risiko</w:t>
      </w:r>
      <w:proofErr w:type="spellEnd"/>
      <w:r w:rsidRPr="006F2E6F">
        <w:t xml:space="preserve"> salah </w:t>
      </w:r>
      <w:proofErr w:type="spellStart"/>
      <w:r w:rsidRPr="006F2E6F">
        <w:t>harga</w:t>
      </w:r>
      <w:proofErr w:type="spellEnd"/>
      <w:r w:rsidRPr="006F2E6F">
        <w:t xml:space="preserve"> </w:t>
      </w:r>
      <w:proofErr w:type="spellStart"/>
      <w:r w:rsidRPr="006F2E6F">
        <w:t>jual</w:t>
      </w:r>
      <w:proofErr w:type="spellEnd"/>
      <w:r w:rsidRPr="006F2E6F">
        <w:t>.</w:t>
      </w:r>
    </w:p>
    <w:p w14:paraId="265197ED" w14:textId="77777777" w:rsidR="006F2E6F" w:rsidRPr="006F2E6F" w:rsidRDefault="006F2E6F" w:rsidP="006F2E6F">
      <w:r w:rsidRPr="006F2E6F">
        <w:t xml:space="preserve">Bayar </w:t>
      </w:r>
      <w:proofErr w:type="spellStart"/>
      <w:r w:rsidRPr="006F2E6F">
        <w:t>sekali</w:t>
      </w:r>
      <w:proofErr w:type="spellEnd"/>
      <w:r w:rsidRPr="006F2E6F">
        <w:t xml:space="preserve">, </w:t>
      </w:r>
      <w:proofErr w:type="spellStart"/>
      <w:r w:rsidRPr="006F2E6F">
        <w:t>tenang</w:t>
      </w:r>
      <w:proofErr w:type="spellEnd"/>
      <w:r w:rsidRPr="006F2E6F">
        <w:t xml:space="preserve"> </w:t>
      </w:r>
      <w:proofErr w:type="spellStart"/>
      <w:r w:rsidRPr="006F2E6F">
        <w:t>selama</w:t>
      </w:r>
      <w:proofErr w:type="spellEnd"/>
      <w:r w:rsidRPr="006F2E6F">
        <w:t xml:space="preserve"> 365 </w:t>
      </w:r>
      <w:proofErr w:type="spellStart"/>
      <w:r w:rsidRPr="006F2E6F">
        <w:t>hari</w:t>
      </w:r>
      <w:proofErr w:type="spellEnd"/>
      <w:r w:rsidRPr="006F2E6F">
        <w:t xml:space="preserve">. Tidak </w:t>
      </w:r>
      <w:proofErr w:type="spellStart"/>
      <w:r w:rsidRPr="006F2E6F">
        <w:t>perlu</w:t>
      </w:r>
      <w:proofErr w:type="spellEnd"/>
      <w:r w:rsidRPr="006F2E6F">
        <w:t xml:space="preserve"> </w:t>
      </w:r>
      <w:proofErr w:type="spellStart"/>
      <w:r w:rsidRPr="006F2E6F">
        <w:t>mikir</w:t>
      </w:r>
      <w:proofErr w:type="spellEnd"/>
      <w:r w:rsidRPr="006F2E6F">
        <w:t xml:space="preserve"> </w:t>
      </w:r>
      <w:proofErr w:type="spellStart"/>
      <w:r w:rsidRPr="006F2E6F">
        <w:t>tagihan</w:t>
      </w:r>
      <w:proofErr w:type="spellEnd"/>
      <w:r w:rsidRPr="006F2E6F">
        <w:t xml:space="preserve"> </w:t>
      </w:r>
      <w:proofErr w:type="spellStart"/>
      <w:r w:rsidRPr="006F2E6F">
        <w:t>bulanan</w:t>
      </w:r>
      <w:proofErr w:type="spellEnd"/>
      <w:r w:rsidRPr="006F2E6F">
        <w:t xml:space="preserve"> </w:t>
      </w:r>
      <w:proofErr w:type="spellStart"/>
      <w:r w:rsidRPr="006F2E6F">
        <w:t>lagi</w:t>
      </w:r>
      <w:proofErr w:type="spellEnd"/>
      <w:r w:rsidRPr="006F2E6F">
        <w:t>.</w:t>
      </w:r>
    </w:p>
    <w:p w14:paraId="233E2575" w14:textId="77777777" w:rsidR="006F2E6F" w:rsidRPr="006F2E6F" w:rsidRDefault="006F2E6F" w:rsidP="006F2E6F">
      <w:proofErr w:type="spellStart"/>
      <w:r w:rsidRPr="006F2E6F">
        <w:rPr>
          <w:b/>
          <w:bCs/>
        </w:rPr>
        <w:t>Klaim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Diskon</w:t>
      </w:r>
      <w:proofErr w:type="spellEnd"/>
      <w:r w:rsidRPr="006F2E6F">
        <w:rPr>
          <w:b/>
          <w:bCs/>
        </w:rPr>
        <w:t xml:space="preserve"> 50% </w:t>
      </w:r>
      <w:proofErr w:type="spellStart"/>
      <w:r w:rsidRPr="006F2E6F">
        <w:rPr>
          <w:b/>
          <w:bCs/>
        </w:rPr>
        <w:t>Tahunan</w:t>
      </w:r>
      <w:proofErr w:type="spellEnd"/>
      <w:r w:rsidRPr="006F2E6F">
        <w:rPr>
          <w:b/>
          <w:bCs/>
        </w:rPr>
        <w:t xml:space="preserve"> (Hemat 250rb):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Ambil Paket Tahunan: </w:t>
      </w:r>
      <w:hyperlink r:id="rId11" w:history="1">
        <w:r w:rsidRPr="006F2E6F">
          <w:rPr>
            <w:rStyle w:val="Hyperlink"/>
          </w:rPr>
          <w:t>https://wa.me/62895803555550?text=Halo+Admin,+Saya+ambil+Pertanian+1Tahun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Info </w:t>
      </w:r>
      <w:proofErr w:type="spellStart"/>
      <w:r w:rsidRPr="006F2E6F">
        <w:t>Aplikasi</w:t>
      </w:r>
      <w:proofErr w:type="spellEnd"/>
      <w:r w:rsidRPr="006F2E6F">
        <w:t>: </w:t>
      </w:r>
      <w:hyperlink r:id="rId12" w:history="1">
        <w:r w:rsidRPr="006F2E6F">
          <w:rPr>
            <w:rStyle w:val="Hyperlink"/>
          </w:rPr>
          <w:t>https://nutrishow.perdiavet.com</w:t>
        </w:r>
      </w:hyperlink>
    </w:p>
    <w:p w14:paraId="222FC27C" w14:textId="77777777" w:rsidR="006F2E6F" w:rsidRPr="006F2E6F" w:rsidRDefault="006F2E6F" w:rsidP="006F2E6F">
      <w:r w:rsidRPr="006F2E6F">
        <w:pict w14:anchorId="217FFE68">
          <v:rect id="_x0000_i1107" style="width:456pt;height:.75pt" o:hrpct="0" o:hralign="center" o:hrstd="t" o:hr="t" fillcolor="#a0a0a0" stroked="f"/>
        </w:pict>
      </w:r>
    </w:p>
    <w:p w14:paraId="1D44E5BE" w14:textId="77777777" w:rsidR="006F2E6F" w:rsidRPr="006F2E6F" w:rsidRDefault="006F2E6F" w:rsidP="006F2E6F">
      <w:proofErr w:type="spellStart"/>
      <w:r w:rsidRPr="006F2E6F">
        <w:lastRenderedPageBreak/>
        <w:t>Opsi</w:t>
      </w:r>
      <w:proofErr w:type="spellEnd"/>
      <w:r w:rsidRPr="006F2E6F">
        <w:t xml:space="preserve"> 5: The "Scarcity" (</w:t>
      </w:r>
      <w:proofErr w:type="spellStart"/>
      <w:r w:rsidRPr="006F2E6F">
        <w:t>Desakan</w:t>
      </w:r>
      <w:proofErr w:type="spellEnd"/>
      <w:r w:rsidRPr="006F2E6F">
        <w:t xml:space="preserve"> Waktu - FOMO)</w:t>
      </w:r>
    </w:p>
    <w:p w14:paraId="772E6391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⚠️</w:t>
      </w:r>
      <w:r w:rsidRPr="006F2E6F">
        <w:rPr>
          <w:b/>
          <w:bCs/>
        </w:rPr>
        <w:t xml:space="preserve"> PERINGATAN: HARGA PROMO PERTANIAN NAIK TANGGAL 16!</w:t>
      </w:r>
    </w:p>
    <w:p w14:paraId="49AE9EB2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Ini </w:t>
      </w:r>
      <w:proofErr w:type="spellStart"/>
      <w:r w:rsidRPr="006F2E6F">
        <w:t>adalah</w:t>
      </w:r>
      <w:proofErr w:type="spellEnd"/>
      <w:r w:rsidRPr="006F2E6F">
        <w:t xml:space="preserve"> </w:t>
      </w:r>
      <w:proofErr w:type="spellStart"/>
      <w:r w:rsidRPr="006F2E6F">
        <w:t>kesempatan</w:t>
      </w:r>
      <w:proofErr w:type="spellEnd"/>
      <w:r w:rsidRPr="006F2E6F">
        <w:t xml:space="preserve"> </w:t>
      </w:r>
      <w:proofErr w:type="spellStart"/>
      <w:r w:rsidRPr="006F2E6F">
        <w:t>terakhir</w:t>
      </w:r>
      <w:proofErr w:type="spellEnd"/>
      <w:r w:rsidRPr="006F2E6F">
        <w:t xml:space="preserve"> Anda. Kami </w:t>
      </w:r>
      <w:proofErr w:type="spellStart"/>
      <w:r w:rsidRPr="006F2E6F">
        <w:t>memberikan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</w:t>
      </w:r>
      <w:proofErr w:type="spellStart"/>
      <w:r w:rsidRPr="006F2E6F">
        <w:t>perkenalan</w:t>
      </w:r>
      <w:proofErr w:type="spellEnd"/>
      <w:r w:rsidRPr="006F2E6F">
        <w:t> </w:t>
      </w:r>
      <w:r w:rsidRPr="006F2E6F">
        <w:rPr>
          <w:b/>
          <w:bCs/>
        </w:rPr>
        <w:t>Rp 25.000/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 </w:t>
      </w:r>
      <w:proofErr w:type="spellStart"/>
      <w:r w:rsidRPr="006F2E6F">
        <w:t>hanya</w:t>
      </w:r>
      <w:proofErr w:type="spellEnd"/>
      <w:r w:rsidRPr="006F2E6F">
        <w:t xml:space="preserve"> </w:t>
      </w:r>
      <w:proofErr w:type="spellStart"/>
      <w:r w:rsidRPr="006F2E6F">
        <w:t>sampai</w:t>
      </w:r>
      <w:proofErr w:type="spellEnd"/>
      <w:r w:rsidRPr="006F2E6F">
        <w:t xml:space="preserve"> </w:t>
      </w:r>
      <w:proofErr w:type="spellStart"/>
      <w:r w:rsidRPr="006F2E6F">
        <w:t>tanggal</w:t>
      </w:r>
      <w:proofErr w:type="spellEnd"/>
      <w:r w:rsidRPr="006F2E6F">
        <w:t xml:space="preserve"> 15 </w:t>
      </w:r>
      <w:proofErr w:type="spellStart"/>
      <w:r w:rsidRPr="006F2E6F">
        <w:t>Februari</w:t>
      </w:r>
      <w:proofErr w:type="spellEnd"/>
      <w:r w:rsidRPr="006F2E6F">
        <w:t>.</w:t>
      </w:r>
    </w:p>
    <w:p w14:paraId="4B0AF798" w14:textId="77777777" w:rsidR="006F2E6F" w:rsidRPr="006F2E6F" w:rsidRDefault="006F2E6F" w:rsidP="006F2E6F">
      <w:proofErr w:type="spellStart"/>
      <w:r w:rsidRPr="006F2E6F">
        <w:t>Setelah</w:t>
      </w:r>
      <w:proofErr w:type="spellEnd"/>
      <w:r w:rsidRPr="006F2E6F">
        <w:t xml:space="preserve"> </w:t>
      </w:r>
      <w:proofErr w:type="spellStart"/>
      <w:r w:rsidRPr="006F2E6F">
        <w:t>tanggal</w:t>
      </w:r>
      <w:proofErr w:type="spellEnd"/>
      <w:r w:rsidRPr="006F2E6F">
        <w:t xml:space="preserve"> </w:t>
      </w:r>
      <w:proofErr w:type="spellStart"/>
      <w:r w:rsidRPr="006F2E6F">
        <w:t>itu</w:t>
      </w:r>
      <w:proofErr w:type="spellEnd"/>
      <w:r w:rsidRPr="006F2E6F">
        <w:t xml:space="preserve">, </w:t>
      </w:r>
      <w:proofErr w:type="spellStart"/>
      <w:r w:rsidRPr="006F2E6F">
        <w:t>sistem</w:t>
      </w:r>
      <w:proofErr w:type="spellEnd"/>
      <w:r w:rsidRPr="006F2E6F">
        <w:t xml:space="preserve"> </w:t>
      </w:r>
      <w:proofErr w:type="spellStart"/>
      <w:r w:rsidRPr="006F2E6F">
        <w:t>otomatis</w:t>
      </w:r>
      <w:proofErr w:type="spellEnd"/>
      <w:r w:rsidRPr="006F2E6F">
        <w:t xml:space="preserve"> </w:t>
      </w:r>
      <w:proofErr w:type="spellStart"/>
      <w:r w:rsidRPr="006F2E6F">
        <w:t>mengunci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di </w:t>
      </w:r>
      <w:proofErr w:type="spellStart"/>
      <w:r w:rsidRPr="006F2E6F">
        <w:t>angka</w:t>
      </w:r>
      <w:proofErr w:type="spellEnd"/>
      <w:r w:rsidRPr="006F2E6F">
        <w:t xml:space="preserve"> Normal (Rp 50.000/</w:t>
      </w:r>
      <w:proofErr w:type="spellStart"/>
      <w:r w:rsidRPr="006F2E6F">
        <w:t>bulan</w:t>
      </w:r>
      <w:proofErr w:type="spellEnd"/>
      <w:r w:rsidRPr="006F2E6F">
        <w:t xml:space="preserve">). </w:t>
      </w:r>
      <w:proofErr w:type="spellStart"/>
      <w:r w:rsidRPr="006F2E6F">
        <w:t>Selisihnya</w:t>
      </w:r>
      <w:proofErr w:type="spellEnd"/>
      <w:r w:rsidRPr="006F2E6F">
        <w:t xml:space="preserve"> 100% </w:t>
      </w:r>
      <w:proofErr w:type="spellStart"/>
      <w:r w:rsidRPr="006F2E6F">
        <w:t>lho</w:t>
      </w:r>
      <w:proofErr w:type="spellEnd"/>
      <w:r w:rsidRPr="006F2E6F">
        <w:t xml:space="preserve">! Sayang </w:t>
      </w:r>
      <w:proofErr w:type="spellStart"/>
      <w:r w:rsidRPr="006F2E6F">
        <w:t>banget</w:t>
      </w:r>
      <w:proofErr w:type="spellEnd"/>
      <w:r w:rsidRPr="006F2E6F">
        <w:t xml:space="preserve">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dilewatkan</w:t>
      </w:r>
      <w:proofErr w:type="spellEnd"/>
      <w:r w:rsidRPr="006F2E6F">
        <w:t>.</w:t>
      </w:r>
    </w:p>
    <w:p w14:paraId="7EC94F64" w14:textId="77777777" w:rsidR="006F2E6F" w:rsidRPr="006F2E6F" w:rsidRDefault="006F2E6F" w:rsidP="006F2E6F">
      <w:proofErr w:type="spellStart"/>
      <w:r w:rsidRPr="006F2E6F">
        <w:t>Amankan</w:t>
      </w:r>
      <w:proofErr w:type="spellEnd"/>
      <w:r w:rsidRPr="006F2E6F">
        <w:t xml:space="preserve"> </w:t>
      </w:r>
      <w:proofErr w:type="spellStart"/>
      <w:r w:rsidRPr="006F2E6F">
        <w:t>akun</w:t>
      </w:r>
      <w:proofErr w:type="spellEnd"/>
      <w:r w:rsidRPr="006F2E6F">
        <w:t xml:space="preserve"> Anda </w:t>
      </w:r>
      <w:proofErr w:type="spellStart"/>
      <w:r w:rsidRPr="006F2E6F">
        <w:t>sekarang</w:t>
      </w:r>
      <w:proofErr w:type="spellEnd"/>
      <w:r w:rsidRPr="006F2E6F">
        <w:t xml:space="preserve"> 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</w:t>
      </w:r>
      <w:proofErr w:type="spellStart"/>
      <w:r w:rsidRPr="006F2E6F">
        <w:t>termurah</w:t>
      </w:r>
      <w:proofErr w:type="spellEnd"/>
      <w:r w:rsidRPr="006F2E6F">
        <w:t xml:space="preserve">, </w:t>
      </w:r>
      <w:proofErr w:type="spellStart"/>
      <w:r w:rsidRPr="006F2E6F">
        <w:t>sebelum</w:t>
      </w:r>
      <w:proofErr w:type="spellEnd"/>
      <w:r w:rsidRPr="006F2E6F">
        <w:t xml:space="preserve"> slot promo </w:t>
      </w:r>
      <w:proofErr w:type="spellStart"/>
      <w:r w:rsidRPr="006F2E6F">
        <w:t>ditutup</w:t>
      </w:r>
      <w:proofErr w:type="spellEnd"/>
      <w:r w:rsidRPr="006F2E6F">
        <w:t xml:space="preserve"> </w:t>
      </w:r>
      <w:proofErr w:type="spellStart"/>
      <w:r w:rsidRPr="006F2E6F">
        <w:t>permanen</w:t>
      </w:r>
      <w:proofErr w:type="spellEnd"/>
      <w:r w:rsidRPr="006F2E6F">
        <w:t>.</w:t>
      </w:r>
    </w:p>
    <w:p w14:paraId="0BF7B2FB" w14:textId="77777777" w:rsidR="006F2E6F" w:rsidRPr="006F2E6F" w:rsidRDefault="006F2E6F" w:rsidP="006F2E6F">
      <w:proofErr w:type="spellStart"/>
      <w:r w:rsidRPr="006F2E6F">
        <w:rPr>
          <w:b/>
          <w:bCs/>
        </w:rPr>
        <w:t>Kunci</w:t>
      </w:r>
      <w:proofErr w:type="spellEnd"/>
      <w:r w:rsidRPr="006F2E6F">
        <w:rPr>
          <w:b/>
          <w:bCs/>
        </w:rPr>
        <w:t xml:space="preserve"> Harga Sekarang: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Lock Promo: </w:t>
      </w:r>
      <w:hyperlink r:id="rId13" w:history="1">
        <w:r w:rsidRPr="006F2E6F">
          <w:rPr>
            <w:rStyle w:val="Hyperlink"/>
          </w:rPr>
          <w:t>https://wa.me/62895803555550?text=Halo+Admin,+Lock+Harga+Pertanian+25rb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</w:t>
      </w:r>
      <w:proofErr w:type="spellStart"/>
      <w:r w:rsidRPr="006F2E6F">
        <w:t>NutriCal</w:t>
      </w:r>
      <w:proofErr w:type="spellEnd"/>
      <w:r w:rsidRPr="006F2E6F">
        <w:t xml:space="preserve"> Pro: </w:t>
      </w:r>
      <w:hyperlink r:id="rId14" w:history="1">
        <w:r w:rsidRPr="006F2E6F">
          <w:rPr>
            <w:rStyle w:val="Hyperlink"/>
          </w:rPr>
          <w:t>https://nutrishow.perdiavet.com</w:t>
        </w:r>
      </w:hyperlink>
    </w:p>
    <w:p w14:paraId="389A0034" w14:textId="77777777" w:rsidR="006F2E6F" w:rsidRPr="006F2E6F" w:rsidRDefault="006F2E6F" w:rsidP="006F2E6F">
      <w:r w:rsidRPr="006F2E6F">
        <w:br/>
      </w:r>
      <w:r w:rsidRPr="006F2E6F">
        <w:br/>
      </w:r>
    </w:p>
    <w:p w14:paraId="0706AD80" w14:textId="77777777" w:rsidR="006F2E6F" w:rsidRPr="006F2E6F" w:rsidRDefault="006F2E6F" w:rsidP="006F2E6F">
      <w:pPr>
        <w:rPr>
          <w:b/>
          <w:bCs/>
        </w:rPr>
      </w:pPr>
      <w:r w:rsidRPr="006F2E6F">
        <w:rPr>
          <w:rFonts w:ascii="Segoe UI Emoji" w:hAnsi="Segoe UI Emoji" w:cs="Segoe UI Emoji"/>
          <w:b/>
          <w:bCs/>
        </w:rPr>
        <w:t>🐄</w:t>
      </w:r>
      <w:r w:rsidRPr="006F2E6F">
        <w:rPr>
          <w:b/>
          <w:bCs/>
        </w:rPr>
        <w:t xml:space="preserve"> KATEGORI 2: MODE PETERNAKAN (Promo Rp 75.000)</w:t>
      </w:r>
    </w:p>
    <w:p w14:paraId="263ABC7A" w14:textId="77777777" w:rsidR="006F2E6F" w:rsidRPr="006F2E6F" w:rsidRDefault="006F2E6F" w:rsidP="006F2E6F">
      <w:r w:rsidRPr="006F2E6F">
        <w:rPr>
          <w:i/>
          <w:iCs/>
        </w:rPr>
        <w:t xml:space="preserve">Target: </w:t>
      </w:r>
      <w:proofErr w:type="spellStart"/>
      <w:r w:rsidRPr="006F2E6F">
        <w:rPr>
          <w:i/>
          <w:iCs/>
        </w:rPr>
        <w:t>Peternak</w:t>
      </w:r>
      <w:proofErr w:type="spellEnd"/>
      <w:r w:rsidRPr="006F2E6F">
        <w:rPr>
          <w:i/>
          <w:iCs/>
        </w:rPr>
        <w:t xml:space="preserve"> </w:t>
      </w:r>
      <w:proofErr w:type="spellStart"/>
      <w:r w:rsidRPr="006F2E6F">
        <w:rPr>
          <w:i/>
          <w:iCs/>
        </w:rPr>
        <w:t>Sapi</w:t>
      </w:r>
      <w:proofErr w:type="spellEnd"/>
      <w:r w:rsidRPr="006F2E6F">
        <w:rPr>
          <w:i/>
          <w:iCs/>
        </w:rPr>
        <w:t>/</w:t>
      </w:r>
      <w:proofErr w:type="spellStart"/>
      <w:r w:rsidRPr="006F2E6F">
        <w:rPr>
          <w:i/>
          <w:iCs/>
        </w:rPr>
        <w:t>Kambing</w:t>
      </w:r>
      <w:proofErr w:type="spellEnd"/>
      <w:r w:rsidRPr="006F2E6F">
        <w:rPr>
          <w:i/>
          <w:iCs/>
        </w:rPr>
        <w:t>/</w:t>
      </w:r>
      <w:proofErr w:type="spellStart"/>
      <w:r w:rsidRPr="006F2E6F">
        <w:rPr>
          <w:i/>
          <w:iCs/>
        </w:rPr>
        <w:t>Domba</w:t>
      </w:r>
      <w:proofErr w:type="spellEnd"/>
      <w:r w:rsidRPr="006F2E6F">
        <w:rPr>
          <w:i/>
          <w:iCs/>
        </w:rPr>
        <w:t xml:space="preserve">, </w:t>
      </w:r>
      <w:proofErr w:type="spellStart"/>
      <w:r w:rsidRPr="006F2E6F">
        <w:rPr>
          <w:i/>
          <w:iCs/>
        </w:rPr>
        <w:t>Pabrik</w:t>
      </w:r>
      <w:proofErr w:type="spellEnd"/>
      <w:r w:rsidRPr="006F2E6F">
        <w:rPr>
          <w:i/>
          <w:iCs/>
        </w:rPr>
        <w:t xml:space="preserve"> Pakan Mini.</w:t>
      </w:r>
    </w:p>
    <w:p w14:paraId="365D57E8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1: The "Secret Weapon" (Rahasia </w:t>
      </w:r>
      <w:proofErr w:type="spellStart"/>
      <w:r w:rsidRPr="006F2E6F">
        <w:t>Sukses</w:t>
      </w:r>
      <w:proofErr w:type="spellEnd"/>
      <w:r w:rsidRPr="006F2E6F">
        <w:t>)</w:t>
      </w:r>
    </w:p>
    <w:p w14:paraId="360232FA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🤫</w:t>
      </w:r>
      <w:r w:rsidRPr="006F2E6F">
        <w:rPr>
          <w:b/>
          <w:bCs/>
        </w:rPr>
        <w:t xml:space="preserve"> RAHASIA SAPI GEMUK TAPI PAKAN HEMAT? INI KUNCINYA!</w:t>
      </w:r>
    </w:p>
    <w:p w14:paraId="0D6A768B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Kenapa</w:t>
      </w:r>
      <w:proofErr w:type="spellEnd"/>
      <w:r w:rsidRPr="006F2E6F">
        <w:t xml:space="preserve"> </w:t>
      </w:r>
      <w:proofErr w:type="spellStart"/>
      <w:r w:rsidRPr="006F2E6F">
        <w:t>peternakan</w:t>
      </w:r>
      <w:proofErr w:type="spellEnd"/>
      <w:r w:rsidRPr="006F2E6F">
        <w:t xml:space="preserve"> </w:t>
      </w:r>
      <w:proofErr w:type="spellStart"/>
      <w:r w:rsidRPr="006F2E6F">
        <w:t>besar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</w:t>
      </w:r>
      <w:proofErr w:type="spellStart"/>
      <w:r w:rsidRPr="006F2E6F">
        <w:t>untung</w:t>
      </w:r>
      <w:proofErr w:type="spellEnd"/>
      <w:r w:rsidRPr="006F2E6F">
        <w:t xml:space="preserve"> </w:t>
      </w:r>
      <w:proofErr w:type="spellStart"/>
      <w:r w:rsidRPr="006F2E6F">
        <w:t>gede</w:t>
      </w:r>
      <w:proofErr w:type="spellEnd"/>
      <w:r w:rsidRPr="006F2E6F">
        <w:t xml:space="preserve">? Karena </w:t>
      </w:r>
      <w:proofErr w:type="spellStart"/>
      <w:r w:rsidRPr="006F2E6F">
        <w:t>mereka</w:t>
      </w:r>
      <w:proofErr w:type="spellEnd"/>
      <w:r w:rsidRPr="006F2E6F">
        <w:t xml:space="preserve"> punya </w:t>
      </w:r>
      <w:proofErr w:type="spellStart"/>
      <w:r w:rsidRPr="006F2E6F">
        <w:rPr>
          <w:b/>
          <w:bCs/>
        </w:rPr>
        <w:t>Nutrisionis</w:t>
      </w:r>
      <w:proofErr w:type="spellEnd"/>
      <w:r w:rsidRPr="006F2E6F">
        <w:t xml:space="preserve"> yang </w:t>
      </w:r>
      <w:proofErr w:type="spellStart"/>
      <w:r w:rsidRPr="006F2E6F">
        <w:t>meracik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presisi</w:t>
      </w:r>
      <w:proofErr w:type="spellEnd"/>
      <w:r w:rsidRPr="006F2E6F">
        <w:t xml:space="preserve">. Anda </w:t>
      </w:r>
      <w:proofErr w:type="spellStart"/>
      <w:r w:rsidRPr="006F2E6F">
        <w:t>pikir</w:t>
      </w:r>
      <w:proofErr w:type="spellEnd"/>
      <w:r w:rsidRPr="006F2E6F">
        <w:t xml:space="preserve"> </w:t>
      </w:r>
      <w:proofErr w:type="spellStart"/>
      <w:r w:rsidRPr="006F2E6F">
        <w:t>sewa</w:t>
      </w:r>
      <w:proofErr w:type="spellEnd"/>
      <w:r w:rsidRPr="006F2E6F">
        <w:t xml:space="preserve"> </w:t>
      </w:r>
      <w:proofErr w:type="spellStart"/>
      <w:r w:rsidRPr="006F2E6F">
        <w:t>ahli</w:t>
      </w:r>
      <w:proofErr w:type="spellEnd"/>
      <w:r w:rsidRPr="006F2E6F">
        <w:t xml:space="preserve"> </w:t>
      </w:r>
      <w:proofErr w:type="spellStart"/>
      <w:r w:rsidRPr="006F2E6F">
        <w:t>nutrisi</w:t>
      </w:r>
      <w:proofErr w:type="spellEnd"/>
      <w:r w:rsidRPr="006F2E6F">
        <w:t xml:space="preserve"> </w:t>
      </w:r>
      <w:proofErr w:type="spellStart"/>
      <w:r w:rsidRPr="006F2E6F">
        <w:t>itu</w:t>
      </w:r>
      <w:proofErr w:type="spellEnd"/>
      <w:r w:rsidRPr="006F2E6F">
        <w:t xml:space="preserve"> </w:t>
      </w:r>
      <w:proofErr w:type="spellStart"/>
      <w:r w:rsidRPr="006F2E6F">
        <w:t>murah</w:t>
      </w:r>
      <w:proofErr w:type="spellEnd"/>
      <w:r w:rsidRPr="006F2E6F">
        <w:t xml:space="preserve">? </w:t>
      </w:r>
      <w:proofErr w:type="spellStart"/>
      <w:r w:rsidRPr="006F2E6F">
        <w:t>Gajinya</w:t>
      </w:r>
      <w:proofErr w:type="spellEnd"/>
      <w:r w:rsidRPr="006F2E6F">
        <w:t xml:space="preserve"> </w:t>
      </w:r>
      <w:proofErr w:type="spellStart"/>
      <w:r w:rsidRPr="006F2E6F">
        <w:t>jutaan</w:t>
      </w:r>
      <w:proofErr w:type="spellEnd"/>
      <w:r w:rsidRPr="006F2E6F">
        <w:t>!</w:t>
      </w:r>
    </w:p>
    <w:p w14:paraId="48525E2E" w14:textId="77777777" w:rsidR="006F2E6F" w:rsidRPr="006F2E6F" w:rsidRDefault="006F2E6F" w:rsidP="006F2E6F">
      <w:r w:rsidRPr="006F2E6F">
        <w:t xml:space="preserve">Tapi </w:t>
      </w:r>
      <w:proofErr w:type="spellStart"/>
      <w:r w:rsidRPr="006F2E6F">
        <w:t>sekarang</w:t>
      </w:r>
      <w:proofErr w:type="spellEnd"/>
      <w:r w:rsidRPr="006F2E6F">
        <w:t xml:space="preserve">, Anda </w:t>
      </w:r>
      <w:proofErr w:type="spellStart"/>
      <w:r w:rsidRPr="006F2E6F">
        <w:t>bisa</w:t>
      </w:r>
      <w:proofErr w:type="spellEnd"/>
      <w:r w:rsidRPr="006F2E6F">
        <w:t xml:space="preserve"> punya "Ahli </w:t>
      </w:r>
      <w:proofErr w:type="spellStart"/>
      <w:r w:rsidRPr="006F2E6F">
        <w:t>Nutrisi</w:t>
      </w:r>
      <w:proofErr w:type="spellEnd"/>
      <w:r w:rsidRPr="006F2E6F">
        <w:t xml:space="preserve"> Digital" di </w:t>
      </w:r>
      <w:proofErr w:type="spellStart"/>
      <w:r w:rsidRPr="006F2E6F">
        <w:t>saku</w:t>
      </w:r>
      <w:proofErr w:type="spellEnd"/>
      <w:r w:rsidRPr="006F2E6F">
        <w:t xml:space="preserve"> Anda. </w:t>
      </w:r>
      <w:proofErr w:type="spellStart"/>
      <w:r w:rsidRPr="006F2E6F">
        <w:t>Perkenalkan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 Livestock Mode</w:t>
      </w:r>
      <w:r w:rsidRPr="006F2E6F">
        <w:t> 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fitur</w:t>
      </w:r>
      <w:proofErr w:type="spellEnd"/>
      <w:r w:rsidRPr="006F2E6F">
        <w:t> </w:t>
      </w:r>
      <w:r w:rsidRPr="006F2E6F">
        <w:rPr>
          <w:b/>
          <w:bCs/>
        </w:rPr>
        <w:t>LCR Solver</w:t>
      </w:r>
      <w:r w:rsidRPr="006F2E6F">
        <w:t xml:space="preserve">. </w:t>
      </w:r>
      <w:proofErr w:type="spellStart"/>
      <w:r w:rsidRPr="006F2E6F">
        <w:t>Cukup</w:t>
      </w:r>
      <w:proofErr w:type="spellEnd"/>
      <w:r w:rsidRPr="006F2E6F">
        <w:t xml:space="preserve"> </w:t>
      </w:r>
      <w:proofErr w:type="spellStart"/>
      <w:r w:rsidRPr="006F2E6F">
        <w:t>masukkan</w:t>
      </w:r>
      <w:proofErr w:type="spellEnd"/>
      <w:r w:rsidRPr="006F2E6F">
        <w:t xml:space="preserve"> </w:t>
      </w:r>
      <w:proofErr w:type="spellStart"/>
      <w:r w:rsidRPr="006F2E6F">
        <w:t>bahan</w:t>
      </w:r>
      <w:proofErr w:type="spellEnd"/>
      <w:r w:rsidRPr="006F2E6F">
        <w:t xml:space="preserve"> yang </w:t>
      </w:r>
      <w:proofErr w:type="spellStart"/>
      <w:r w:rsidRPr="006F2E6F">
        <w:t>ada</w:t>
      </w:r>
      <w:proofErr w:type="spellEnd"/>
      <w:r w:rsidRPr="006F2E6F">
        <w:t xml:space="preserve"> di </w:t>
      </w:r>
      <w:proofErr w:type="spellStart"/>
      <w:r w:rsidRPr="006F2E6F">
        <w:t>gudang</w:t>
      </w:r>
      <w:proofErr w:type="spellEnd"/>
      <w:r w:rsidRPr="006F2E6F">
        <w:t xml:space="preserve"> (</w:t>
      </w:r>
      <w:proofErr w:type="spellStart"/>
      <w:r w:rsidRPr="006F2E6F">
        <w:t>dedak</w:t>
      </w:r>
      <w:proofErr w:type="spellEnd"/>
      <w:r w:rsidRPr="006F2E6F">
        <w:t xml:space="preserve">, </w:t>
      </w:r>
      <w:proofErr w:type="spellStart"/>
      <w:r w:rsidRPr="006F2E6F">
        <w:t>onggok</w:t>
      </w:r>
      <w:proofErr w:type="spellEnd"/>
      <w:r w:rsidRPr="006F2E6F">
        <w:t xml:space="preserve">, </w:t>
      </w:r>
      <w:proofErr w:type="spellStart"/>
      <w:r w:rsidRPr="006F2E6F">
        <w:t>bungkil</w:t>
      </w:r>
      <w:proofErr w:type="spellEnd"/>
      <w:r w:rsidRPr="006F2E6F">
        <w:t xml:space="preserve">), </w:t>
      </w:r>
      <w:proofErr w:type="spellStart"/>
      <w:r w:rsidRPr="006F2E6F">
        <w:t>aplikasi</w:t>
      </w:r>
      <w:proofErr w:type="spellEnd"/>
      <w:r w:rsidRPr="006F2E6F">
        <w:t xml:space="preserve"> </w:t>
      </w:r>
      <w:proofErr w:type="spellStart"/>
      <w:r w:rsidRPr="006F2E6F">
        <w:t>akan</w:t>
      </w:r>
      <w:proofErr w:type="spellEnd"/>
      <w:r w:rsidRPr="006F2E6F">
        <w:t xml:space="preserve"> </w:t>
      </w:r>
      <w:proofErr w:type="spellStart"/>
      <w:r w:rsidRPr="006F2E6F">
        <w:t>robotik</w:t>
      </w:r>
      <w:proofErr w:type="spellEnd"/>
      <w:r w:rsidRPr="006F2E6F">
        <w:t xml:space="preserve"> </w:t>
      </w:r>
      <w:proofErr w:type="spellStart"/>
      <w:r w:rsidRPr="006F2E6F">
        <w:t>meracik</w:t>
      </w:r>
      <w:proofErr w:type="spellEnd"/>
      <w:r w:rsidRPr="006F2E6F">
        <w:t xml:space="preserve"> </w:t>
      </w:r>
      <w:proofErr w:type="spellStart"/>
      <w:r w:rsidRPr="006F2E6F">
        <w:t>resep</w:t>
      </w:r>
      <w:proofErr w:type="spellEnd"/>
      <w:r w:rsidRPr="006F2E6F">
        <w:t xml:space="preserve"> TERMURAH yang </w:t>
      </w:r>
      <w:proofErr w:type="spellStart"/>
      <w:r w:rsidRPr="006F2E6F">
        <w:t>tetap</w:t>
      </w:r>
      <w:proofErr w:type="spellEnd"/>
      <w:r w:rsidRPr="006F2E6F">
        <w:t xml:space="preserve"> </w:t>
      </w:r>
      <w:proofErr w:type="spellStart"/>
      <w:r w:rsidRPr="006F2E6F">
        <w:t>memenuhi</w:t>
      </w:r>
      <w:proofErr w:type="spellEnd"/>
      <w:r w:rsidRPr="006F2E6F">
        <w:t xml:space="preserve"> </w:t>
      </w:r>
      <w:proofErr w:type="spellStart"/>
      <w:r w:rsidRPr="006F2E6F">
        <w:t>kebutuhan</w:t>
      </w:r>
      <w:proofErr w:type="spellEnd"/>
      <w:r w:rsidRPr="006F2E6F">
        <w:t xml:space="preserve"> </w:t>
      </w:r>
      <w:proofErr w:type="spellStart"/>
      <w:r w:rsidRPr="006F2E6F">
        <w:t>gizi</w:t>
      </w:r>
      <w:proofErr w:type="spellEnd"/>
      <w:r w:rsidRPr="006F2E6F">
        <w:t xml:space="preserve"> </w:t>
      </w:r>
      <w:proofErr w:type="spellStart"/>
      <w:r w:rsidRPr="006F2E6F">
        <w:t>ternak</w:t>
      </w:r>
      <w:proofErr w:type="spellEnd"/>
      <w:r w:rsidRPr="006F2E6F">
        <w:t xml:space="preserve"> (</w:t>
      </w:r>
      <w:proofErr w:type="spellStart"/>
      <w:r w:rsidRPr="006F2E6F">
        <w:t>Standar</w:t>
      </w:r>
      <w:proofErr w:type="spellEnd"/>
      <w:r w:rsidRPr="006F2E6F">
        <w:t xml:space="preserve"> NRC).</w:t>
      </w:r>
    </w:p>
    <w:p w14:paraId="1AF3E095" w14:textId="77777777" w:rsidR="006F2E6F" w:rsidRPr="006F2E6F" w:rsidRDefault="006F2E6F" w:rsidP="006F2E6F">
      <w:proofErr w:type="spellStart"/>
      <w:r w:rsidRPr="006F2E6F">
        <w:rPr>
          <w:b/>
          <w:bCs/>
        </w:rPr>
        <w:t>Hasilnya</w:t>
      </w:r>
      <w:proofErr w:type="spellEnd"/>
      <w:r w:rsidRPr="006F2E6F">
        <w:rPr>
          <w:b/>
          <w:bCs/>
        </w:rPr>
        <w:t>?</w:t>
      </w:r>
      <w:r w:rsidRPr="006F2E6F">
        <w:t xml:space="preserve"> Hemat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20-30% </w:t>
      </w:r>
      <w:proofErr w:type="spellStart"/>
      <w:r w:rsidRPr="006F2E6F">
        <w:t>tapi</w:t>
      </w:r>
      <w:proofErr w:type="spellEnd"/>
      <w:r w:rsidRPr="006F2E6F">
        <w:t xml:space="preserve"> </w:t>
      </w:r>
      <w:proofErr w:type="spellStart"/>
      <w:r w:rsidRPr="006F2E6F">
        <w:t>bobot</w:t>
      </w:r>
      <w:proofErr w:type="spellEnd"/>
      <w:r w:rsidRPr="006F2E6F">
        <w:t xml:space="preserve"> </w:t>
      </w:r>
      <w:proofErr w:type="spellStart"/>
      <w:r w:rsidRPr="006F2E6F">
        <w:t>ternak</w:t>
      </w:r>
      <w:proofErr w:type="spellEnd"/>
      <w:r w:rsidRPr="006F2E6F">
        <w:t xml:space="preserve"> </w:t>
      </w:r>
      <w:proofErr w:type="spellStart"/>
      <w:r w:rsidRPr="006F2E6F">
        <w:t>melejit</w:t>
      </w:r>
      <w:proofErr w:type="spellEnd"/>
      <w:r w:rsidRPr="006F2E6F">
        <w:t>!</w:t>
      </w:r>
    </w:p>
    <w:p w14:paraId="18FB6DC0" w14:textId="77777777" w:rsidR="006F2E6F" w:rsidRPr="006F2E6F" w:rsidRDefault="006F2E6F" w:rsidP="006F2E6F">
      <w:proofErr w:type="spellStart"/>
      <w:r w:rsidRPr="006F2E6F">
        <w:rPr>
          <w:b/>
          <w:bCs/>
        </w:rPr>
        <w:t>Dapatkan</w:t>
      </w:r>
      <w:proofErr w:type="spellEnd"/>
      <w:r w:rsidRPr="006F2E6F">
        <w:rPr>
          <w:b/>
          <w:bCs/>
        </w:rPr>
        <w:t xml:space="preserve"> Akses Promo Rp 75.000: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Beli Sekarang: </w:t>
      </w:r>
      <w:hyperlink r:id="rId15" w:history="1">
        <w:r w:rsidRPr="006F2E6F">
          <w:rPr>
            <w:rStyle w:val="Hyperlink"/>
          </w:rPr>
          <w:t>https://wa.me/62895803555550?text=Halo+Admin,+Mau+Promo+Peternakan+75rb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Liat Demo: </w:t>
      </w:r>
      <w:hyperlink r:id="rId16" w:history="1">
        <w:r w:rsidRPr="006F2E6F">
          <w:rPr>
            <w:rStyle w:val="Hyperlink"/>
          </w:rPr>
          <w:t>https://nutrishow.perdiavet.com</w:t>
        </w:r>
      </w:hyperlink>
    </w:p>
    <w:p w14:paraId="00AE2C61" w14:textId="77777777" w:rsidR="006F2E6F" w:rsidRPr="006F2E6F" w:rsidRDefault="006F2E6F" w:rsidP="006F2E6F">
      <w:r w:rsidRPr="006F2E6F">
        <w:pict w14:anchorId="464FB146">
          <v:rect id="_x0000_i1108" style="width:456pt;height:.75pt" o:hrpct="0" o:hralign="center" o:hrstd="t" o:hr="t" fillcolor="#a0a0a0" stroked="f"/>
        </w:pict>
      </w:r>
    </w:p>
    <w:p w14:paraId="34E93F9C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2: The "Expert Automation" (</w:t>
      </w:r>
      <w:proofErr w:type="spellStart"/>
      <w:r w:rsidRPr="006F2E6F">
        <w:t>Laporan</w:t>
      </w:r>
      <w:proofErr w:type="spellEnd"/>
      <w:r w:rsidRPr="006F2E6F">
        <w:t xml:space="preserve"> PDF </w:t>
      </w:r>
      <w:proofErr w:type="spellStart"/>
      <w:r w:rsidRPr="006F2E6F">
        <w:t>Profesional</w:t>
      </w:r>
      <w:proofErr w:type="spellEnd"/>
      <w:r w:rsidRPr="006F2E6F">
        <w:t>)</w:t>
      </w:r>
    </w:p>
    <w:p w14:paraId="733A0A41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🏭</w:t>
      </w:r>
      <w:r w:rsidRPr="006F2E6F">
        <w:rPr>
          <w:b/>
          <w:bCs/>
        </w:rPr>
        <w:t xml:space="preserve"> BIKIN FORMULASI PAKAN SENDIRI? CETAK SERTIFIKATNYA!</w:t>
      </w:r>
    </w:p>
    <w:p w14:paraId="14A84901" w14:textId="77777777" w:rsidR="006F2E6F" w:rsidRPr="006F2E6F" w:rsidRDefault="006F2E6F" w:rsidP="006F2E6F">
      <w:r w:rsidRPr="006F2E6F">
        <w:rPr>
          <w:b/>
          <w:bCs/>
        </w:rPr>
        <w:lastRenderedPageBreak/>
        <w:t>Body:</w:t>
      </w:r>
      <w:r w:rsidRPr="006F2E6F">
        <w:t> </w:t>
      </w:r>
      <w:proofErr w:type="spellStart"/>
      <w:r w:rsidRPr="006F2E6F">
        <w:t>Ingin</w:t>
      </w:r>
      <w:proofErr w:type="spellEnd"/>
      <w:r w:rsidRPr="006F2E6F">
        <w:t xml:space="preserve"> </w:t>
      </w:r>
      <w:proofErr w:type="spellStart"/>
      <w:r w:rsidRPr="006F2E6F">
        <w:t>jualan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racikan</w:t>
      </w:r>
      <w:proofErr w:type="spellEnd"/>
      <w:r w:rsidRPr="006F2E6F">
        <w:t xml:space="preserve"> </w:t>
      </w:r>
      <w:proofErr w:type="spellStart"/>
      <w:r w:rsidRPr="006F2E6F">
        <w:t>sendiri</w:t>
      </w:r>
      <w:proofErr w:type="spellEnd"/>
      <w:r w:rsidRPr="006F2E6F">
        <w:t xml:space="preserve"> (</w:t>
      </w:r>
      <w:proofErr w:type="spellStart"/>
      <w:r w:rsidRPr="006F2E6F">
        <w:t>Konsentrat</w:t>
      </w:r>
      <w:proofErr w:type="spellEnd"/>
      <w:r w:rsidRPr="006F2E6F">
        <w:t>/</w:t>
      </w:r>
      <w:proofErr w:type="spellStart"/>
      <w:r w:rsidRPr="006F2E6F">
        <w:t>Silase</w:t>
      </w:r>
      <w:proofErr w:type="spellEnd"/>
      <w:r w:rsidRPr="006F2E6F">
        <w:t xml:space="preserve">)? </w:t>
      </w:r>
      <w:proofErr w:type="spellStart"/>
      <w:r w:rsidRPr="006F2E6F">
        <w:t>Tingkatkan</w:t>
      </w:r>
      <w:proofErr w:type="spellEnd"/>
      <w:r w:rsidRPr="006F2E6F">
        <w:t xml:space="preserve"> </w:t>
      </w:r>
      <w:proofErr w:type="spellStart"/>
      <w:r w:rsidRPr="006F2E6F">
        <w:t>kepercayaan</w:t>
      </w:r>
      <w:proofErr w:type="spellEnd"/>
      <w:r w:rsidRPr="006F2E6F">
        <w:t xml:space="preserve"> </w:t>
      </w:r>
      <w:proofErr w:type="spellStart"/>
      <w:r w:rsidRPr="006F2E6F">
        <w:t>pembeli</w:t>
      </w:r>
      <w:proofErr w:type="spellEnd"/>
      <w:r w:rsidRPr="006F2E6F">
        <w:t xml:space="preserve"> Anda </w:t>
      </w:r>
      <w:proofErr w:type="spellStart"/>
      <w:r w:rsidRPr="006F2E6F">
        <w:t>dengan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Laporan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Formulasi</w:t>
      </w:r>
      <w:proofErr w:type="spellEnd"/>
      <w:r w:rsidRPr="006F2E6F">
        <w:rPr>
          <w:b/>
          <w:bCs/>
        </w:rPr>
        <w:t xml:space="preserve"> Resmi</w:t>
      </w:r>
      <w:r w:rsidRPr="006F2E6F">
        <w:t>.</w:t>
      </w:r>
    </w:p>
    <w:p w14:paraId="17055E18" w14:textId="77777777" w:rsidR="006F2E6F" w:rsidRPr="006F2E6F" w:rsidRDefault="006F2E6F" w:rsidP="006F2E6F">
      <w:proofErr w:type="spellStart"/>
      <w:r w:rsidRPr="006F2E6F">
        <w:t>NutriCal</w:t>
      </w:r>
      <w:proofErr w:type="spellEnd"/>
      <w:r w:rsidRPr="006F2E6F">
        <w:t xml:space="preserve"> Pro </w:t>
      </w:r>
      <w:proofErr w:type="spellStart"/>
      <w:r w:rsidRPr="006F2E6F">
        <w:t>tidak</w:t>
      </w:r>
      <w:proofErr w:type="spellEnd"/>
      <w:r w:rsidRPr="006F2E6F">
        <w:t xml:space="preserve"> </w:t>
      </w:r>
      <w:proofErr w:type="spellStart"/>
      <w:r w:rsidRPr="006F2E6F">
        <w:t>hanya</w:t>
      </w:r>
      <w:proofErr w:type="spellEnd"/>
      <w:r w:rsidRPr="006F2E6F">
        <w:t xml:space="preserve"> </w:t>
      </w:r>
      <w:proofErr w:type="spellStart"/>
      <w:r w:rsidRPr="006F2E6F">
        <w:t>menghitung</w:t>
      </w:r>
      <w:proofErr w:type="spellEnd"/>
      <w:r w:rsidRPr="006F2E6F">
        <w:t xml:space="preserve">, </w:t>
      </w:r>
      <w:proofErr w:type="spellStart"/>
      <w:r w:rsidRPr="006F2E6F">
        <w:t>tapi</w:t>
      </w:r>
      <w:proofErr w:type="spellEnd"/>
      <w:r w:rsidRPr="006F2E6F">
        <w:t xml:space="preserve"> juga </w:t>
      </w:r>
      <w:proofErr w:type="spellStart"/>
      <w:r w:rsidRPr="006F2E6F">
        <w:t>mencetak</w:t>
      </w:r>
      <w:proofErr w:type="spellEnd"/>
      <w:r w:rsidRPr="006F2E6F">
        <w:t xml:space="preserve"> PDF </w:t>
      </w:r>
      <w:proofErr w:type="spellStart"/>
      <w:r w:rsidRPr="006F2E6F">
        <w:t>Dokumen</w:t>
      </w:r>
      <w:proofErr w:type="spellEnd"/>
      <w:r w:rsidRPr="006F2E6F">
        <w:t xml:space="preserve"> Pakan yang </w:t>
      </w:r>
      <w:proofErr w:type="spellStart"/>
      <w:r w:rsidRPr="006F2E6F">
        <w:t>berisi</w:t>
      </w:r>
      <w:proofErr w:type="spellEnd"/>
      <w:r w:rsidRPr="006F2E6F">
        <w:t xml:space="preserve">: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Breakdown </w:t>
      </w:r>
      <w:proofErr w:type="spellStart"/>
      <w:r w:rsidRPr="006F2E6F">
        <w:t>Nutrisi</w:t>
      </w:r>
      <w:proofErr w:type="spellEnd"/>
      <w:r w:rsidRPr="006F2E6F">
        <w:t xml:space="preserve"> </w:t>
      </w:r>
      <w:proofErr w:type="spellStart"/>
      <w:r w:rsidRPr="006F2E6F">
        <w:t>Lengkap</w:t>
      </w:r>
      <w:proofErr w:type="spellEnd"/>
      <w:r w:rsidRPr="006F2E6F">
        <w:t xml:space="preserve"> (PK, TDN, Ca, P).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</w:t>
      </w:r>
      <w:proofErr w:type="spellStart"/>
      <w:r w:rsidRPr="006F2E6F">
        <w:t>Komposisi</w:t>
      </w:r>
      <w:proofErr w:type="spellEnd"/>
      <w:r w:rsidRPr="006F2E6F">
        <w:t xml:space="preserve"> Bahan (As Fed &amp; BK).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Panduan Mixing per Batch (1 Ton). </w:t>
      </w:r>
      <w:r w:rsidRPr="006F2E6F">
        <w:rPr>
          <w:rFonts w:ascii="Segoe UI Emoji" w:hAnsi="Segoe UI Emoji" w:cs="Segoe UI Emoji"/>
        </w:rPr>
        <w:t>✅</w:t>
      </w:r>
      <w:r w:rsidRPr="006F2E6F">
        <w:t xml:space="preserve"> Kolom Tanda Tangan Formulator &amp; Manager.</w:t>
      </w:r>
    </w:p>
    <w:p w14:paraId="43F77112" w14:textId="77777777" w:rsidR="006F2E6F" w:rsidRPr="006F2E6F" w:rsidRDefault="006F2E6F" w:rsidP="006F2E6F">
      <w:proofErr w:type="spellStart"/>
      <w:r w:rsidRPr="006F2E6F">
        <w:t>Dokumen</w:t>
      </w:r>
      <w:proofErr w:type="spellEnd"/>
      <w:r w:rsidRPr="006F2E6F">
        <w:t xml:space="preserve"> </w:t>
      </w:r>
      <w:proofErr w:type="spellStart"/>
      <w:r w:rsidRPr="006F2E6F">
        <w:t>ini</w:t>
      </w:r>
      <w:proofErr w:type="spellEnd"/>
      <w:r w:rsidRPr="006F2E6F">
        <w:t xml:space="preserve"> </w:t>
      </w:r>
      <w:proofErr w:type="spellStart"/>
      <w:r w:rsidRPr="006F2E6F">
        <w:t>terlihat</w:t>
      </w:r>
      <w:proofErr w:type="spellEnd"/>
      <w:r w:rsidRPr="006F2E6F">
        <w:t xml:space="preserve"> sangat </w:t>
      </w:r>
      <w:proofErr w:type="spellStart"/>
      <w:r w:rsidRPr="006F2E6F">
        <w:t>profesional</w:t>
      </w:r>
      <w:proofErr w:type="spellEnd"/>
      <w:r w:rsidRPr="006F2E6F">
        <w:t xml:space="preserve"> dan "Mahal". </w:t>
      </w:r>
      <w:proofErr w:type="spellStart"/>
      <w:r w:rsidRPr="006F2E6F">
        <w:t>Padahal</w:t>
      </w:r>
      <w:proofErr w:type="spellEnd"/>
      <w:r w:rsidRPr="006F2E6F">
        <w:t xml:space="preserve">? Anda </w:t>
      </w:r>
      <w:proofErr w:type="spellStart"/>
      <w:r w:rsidRPr="006F2E6F">
        <w:t>cuma</w:t>
      </w:r>
      <w:proofErr w:type="spellEnd"/>
      <w:r w:rsidRPr="006F2E6F">
        <w:t xml:space="preserve"> modal </w:t>
      </w:r>
      <w:proofErr w:type="spellStart"/>
      <w:r w:rsidRPr="006F2E6F">
        <w:t>aplikasi</w:t>
      </w:r>
      <w:proofErr w:type="spellEnd"/>
      <w:r w:rsidRPr="006F2E6F">
        <w:t xml:space="preserve"> </w:t>
      </w:r>
      <w:proofErr w:type="spellStart"/>
      <w:r w:rsidRPr="006F2E6F">
        <w:t>seharga</w:t>
      </w:r>
      <w:proofErr w:type="spellEnd"/>
      <w:r w:rsidRPr="006F2E6F">
        <w:t> </w:t>
      </w:r>
      <w:r w:rsidRPr="006F2E6F">
        <w:rPr>
          <w:b/>
          <w:bCs/>
        </w:rPr>
        <w:t>Rp 75.000/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!</w:t>
      </w:r>
    </w:p>
    <w:p w14:paraId="06B99BC8" w14:textId="77777777" w:rsidR="006F2E6F" w:rsidRPr="006F2E6F" w:rsidRDefault="006F2E6F" w:rsidP="006F2E6F">
      <w:r w:rsidRPr="006F2E6F">
        <w:rPr>
          <w:b/>
          <w:bCs/>
        </w:rPr>
        <w:t xml:space="preserve">Mulai Branding </w:t>
      </w:r>
      <w:proofErr w:type="spellStart"/>
      <w:r w:rsidRPr="006F2E6F">
        <w:rPr>
          <w:b/>
          <w:bCs/>
        </w:rPr>
        <w:t>Produk</w:t>
      </w:r>
      <w:proofErr w:type="spellEnd"/>
      <w:r w:rsidRPr="006F2E6F">
        <w:rPr>
          <w:b/>
          <w:bCs/>
        </w:rPr>
        <w:t xml:space="preserve"> Anda: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Coba Fitur LCR: </w:t>
      </w:r>
      <w:hyperlink r:id="rId17" w:history="1">
        <w:r w:rsidRPr="006F2E6F">
          <w:rPr>
            <w:rStyle w:val="Hyperlink"/>
          </w:rPr>
          <w:t>https://wa.me/62895803555550?text=Halo+Admin,+Mau+Cobain+LCR+75rb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Web Info: </w:t>
      </w:r>
      <w:hyperlink r:id="rId18" w:history="1">
        <w:r w:rsidRPr="006F2E6F">
          <w:rPr>
            <w:rStyle w:val="Hyperlink"/>
          </w:rPr>
          <w:t>https://nutrishow.perdiavet.com</w:t>
        </w:r>
      </w:hyperlink>
    </w:p>
    <w:p w14:paraId="1999EBC6" w14:textId="77777777" w:rsidR="006F2E6F" w:rsidRPr="006F2E6F" w:rsidRDefault="006F2E6F" w:rsidP="006F2E6F">
      <w:r w:rsidRPr="006F2E6F">
        <w:pict w14:anchorId="7A50ADEE">
          <v:rect id="_x0000_i1109" style="width:456pt;height:.75pt" o:hrpct="0" o:hralign="center" o:hrstd="t" o:hr="t" fillcolor="#a0a0a0" stroked="f"/>
        </w:pict>
      </w:r>
    </w:p>
    <w:p w14:paraId="40F6D389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3: The "Cost Cutter" (Hemat </w:t>
      </w:r>
      <w:proofErr w:type="spellStart"/>
      <w:r w:rsidRPr="006F2E6F">
        <w:t>Biaya</w:t>
      </w:r>
      <w:proofErr w:type="spellEnd"/>
      <w:r w:rsidRPr="006F2E6F">
        <w:t>)</w:t>
      </w:r>
    </w:p>
    <w:p w14:paraId="581E08FB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🛑</w:t>
      </w:r>
      <w:r w:rsidRPr="006F2E6F">
        <w:rPr>
          <w:b/>
          <w:bCs/>
        </w:rPr>
        <w:t xml:space="preserve"> STOP BUANG DUIT! 70% BIAYA TERNAK ADA DI PAKAN.</w:t>
      </w:r>
    </w:p>
    <w:p w14:paraId="134B79B3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Salah </w:t>
      </w:r>
      <w:proofErr w:type="spellStart"/>
      <w:r w:rsidRPr="006F2E6F">
        <w:t>racik</w:t>
      </w:r>
      <w:proofErr w:type="spellEnd"/>
      <w:r w:rsidRPr="006F2E6F">
        <w:t xml:space="preserve"> </w:t>
      </w:r>
      <w:proofErr w:type="spellStart"/>
      <w:r w:rsidRPr="006F2E6F">
        <w:t>dikit</w:t>
      </w:r>
      <w:proofErr w:type="spellEnd"/>
      <w:r w:rsidRPr="006F2E6F">
        <w:t xml:space="preserve"> = </w:t>
      </w:r>
      <w:proofErr w:type="spellStart"/>
      <w:r w:rsidRPr="006F2E6F">
        <w:t>Rugi</w:t>
      </w:r>
      <w:proofErr w:type="spellEnd"/>
      <w:r w:rsidRPr="006F2E6F">
        <w:t xml:space="preserve"> </w:t>
      </w:r>
      <w:proofErr w:type="spellStart"/>
      <w:r w:rsidRPr="006F2E6F">
        <w:t>banyak</w:t>
      </w:r>
      <w:proofErr w:type="spellEnd"/>
      <w:r w:rsidRPr="006F2E6F">
        <w:t xml:space="preserve">. </w:t>
      </w:r>
      <w:proofErr w:type="spellStart"/>
      <w:r w:rsidRPr="006F2E6F">
        <w:t>Kelebihan</w:t>
      </w:r>
      <w:proofErr w:type="spellEnd"/>
      <w:r w:rsidRPr="006F2E6F">
        <w:t xml:space="preserve"> protein = </w:t>
      </w:r>
      <w:proofErr w:type="spellStart"/>
      <w:r w:rsidRPr="006F2E6F">
        <w:t>Pemborosan</w:t>
      </w:r>
      <w:proofErr w:type="spellEnd"/>
      <w:r w:rsidRPr="006F2E6F">
        <w:t xml:space="preserve">. </w:t>
      </w:r>
      <w:proofErr w:type="spellStart"/>
      <w:r w:rsidRPr="006F2E6F">
        <w:t>Kekurangan</w:t>
      </w:r>
      <w:proofErr w:type="spellEnd"/>
      <w:r w:rsidRPr="006F2E6F">
        <w:t xml:space="preserve"> </w:t>
      </w:r>
      <w:proofErr w:type="spellStart"/>
      <w:r w:rsidRPr="006F2E6F">
        <w:t>energi</w:t>
      </w:r>
      <w:proofErr w:type="spellEnd"/>
      <w:r w:rsidRPr="006F2E6F">
        <w:t xml:space="preserve"> = Kurus. </w:t>
      </w:r>
      <w:proofErr w:type="spellStart"/>
      <w:r w:rsidRPr="006F2E6F">
        <w:t>Bagaimana</w:t>
      </w:r>
      <w:proofErr w:type="spellEnd"/>
      <w:r w:rsidRPr="006F2E6F">
        <w:t xml:space="preserve"> </w:t>
      </w:r>
      <w:proofErr w:type="spellStart"/>
      <w:r w:rsidRPr="006F2E6F">
        <w:t>cara</w:t>
      </w:r>
      <w:proofErr w:type="spellEnd"/>
      <w:r w:rsidRPr="006F2E6F">
        <w:t xml:space="preserve"> </w:t>
      </w:r>
      <w:proofErr w:type="spellStart"/>
      <w:r w:rsidRPr="006F2E6F">
        <w:t>pasnya</w:t>
      </w:r>
      <w:proofErr w:type="spellEnd"/>
      <w:r w:rsidRPr="006F2E6F">
        <w:t xml:space="preserve">? </w:t>
      </w:r>
      <w:proofErr w:type="spellStart"/>
      <w:r w:rsidRPr="006F2E6F">
        <w:t>Manusia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salah </w:t>
      </w:r>
      <w:proofErr w:type="spellStart"/>
      <w:r w:rsidRPr="006F2E6F">
        <w:t>hitung</w:t>
      </w:r>
      <w:proofErr w:type="spellEnd"/>
      <w:r w:rsidRPr="006F2E6F">
        <w:t xml:space="preserve">, </w:t>
      </w:r>
      <w:proofErr w:type="spellStart"/>
      <w:r w:rsidRPr="006F2E6F">
        <w:t>tapi</w:t>
      </w:r>
      <w:proofErr w:type="spellEnd"/>
      <w:r w:rsidRPr="006F2E6F">
        <w:t xml:space="preserve"> </w:t>
      </w:r>
      <w:proofErr w:type="spellStart"/>
      <w:r w:rsidRPr="006F2E6F">
        <w:t>Algoritma</w:t>
      </w:r>
      <w:proofErr w:type="spellEnd"/>
      <w:r w:rsidRPr="006F2E6F">
        <w:t xml:space="preserve"> LCR </w:t>
      </w:r>
      <w:proofErr w:type="spellStart"/>
      <w:r w:rsidRPr="006F2E6F">
        <w:t>tidak</w:t>
      </w:r>
      <w:proofErr w:type="spellEnd"/>
      <w:r w:rsidRPr="006F2E6F">
        <w:t xml:space="preserve"> </w:t>
      </w:r>
      <w:proofErr w:type="spellStart"/>
      <w:r w:rsidRPr="006F2E6F">
        <w:t>pernah</w:t>
      </w:r>
      <w:proofErr w:type="spellEnd"/>
      <w:r w:rsidRPr="006F2E6F">
        <w:t xml:space="preserve"> </w:t>
      </w:r>
      <w:proofErr w:type="spellStart"/>
      <w:r w:rsidRPr="006F2E6F">
        <w:t>bohong</w:t>
      </w:r>
      <w:proofErr w:type="spellEnd"/>
      <w:r w:rsidRPr="006F2E6F">
        <w:t>.</w:t>
      </w:r>
    </w:p>
    <w:p w14:paraId="51888CD0" w14:textId="77777777" w:rsidR="006F2E6F" w:rsidRPr="006F2E6F" w:rsidRDefault="006F2E6F" w:rsidP="006F2E6F"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NutriCal</w:t>
      </w:r>
      <w:proofErr w:type="spellEnd"/>
      <w:r w:rsidRPr="006F2E6F">
        <w:t xml:space="preserve">, Anda </w:t>
      </w:r>
      <w:proofErr w:type="spellStart"/>
      <w:r w:rsidRPr="006F2E6F">
        <w:t>bisa</w:t>
      </w:r>
      <w:proofErr w:type="spellEnd"/>
      <w:r w:rsidRPr="006F2E6F">
        <w:t xml:space="preserve"> </w:t>
      </w:r>
      <w:proofErr w:type="spellStart"/>
      <w:r w:rsidRPr="006F2E6F">
        <w:t>menghemat</w:t>
      </w:r>
      <w:proofErr w:type="spellEnd"/>
      <w:r w:rsidRPr="006F2E6F">
        <w:t xml:space="preserve"> Rp 500 - Rp 1.000 per kg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mengefisiensikan</w:t>
      </w:r>
      <w:proofErr w:type="spellEnd"/>
      <w:r w:rsidRPr="006F2E6F">
        <w:t xml:space="preserve"> </w:t>
      </w:r>
      <w:proofErr w:type="spellStart"/>
      <w:r w:rsidRPr="006F2E6F">
        <w:t>bahan</w:t>
      </w:r>
      <w:proofErr w:type="spellEnd"/>
      <w:r w:rsidRPr="006F2E6F">
        <w:t xml:space="preserve"> </w:t>
      </w:r>
      <w:proofErr w:type="spellStart"/>
      <w:r w:rsidRPr="006F2E6F">
        <w:t>baku</w:t>
      </w:r>
      <w:proofErr w:type="spellEnd"/>
      <w:r w:rsidRPr="006F2E6F">
        <w:t xml:space="preserve">. Punya 10 </w:t>
      </w:r>
      <w:proofErr w:type="spellStart"/>
      <w:r w:rsidRPr="006F2E6F">
        <w:t>ekor</w:t>
      </w:r>
      <w:proofErr w:type="spellEnd"/>
      <w:r w:rsidRPr="006F2E6F">
        <w:t xml:space="preserve"> </w:t>
      </w:r>
      <w:proofErr w:type="spellStart"/>
      <w:r w:rsidRPr="006F2E6F">
        <w:t>sapi</w:t>
      </w:r>
      <w:proofErr w:type="spellEnd"/>
      <w:r w:rsidRPr="006F2E6F">
        <w:t xml:space="preserve">? </w:t>
      </w:r>
      <w:proofErr w:type="spellStart"/>
      <w:r w:rsidRPr="006F2E6F">
        <w:t>Penghematannya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</w:t>
      </w:r>
      <w:proofErr w:type="spellStart"/>
      <w:r w:rsidRPr="006F2E6F">
        <w:t>jutaan</w:t>
      </w:r>
      <w:proofErr w:type="spellEnd"/>
      <w:r w:rsidRPr="006F2E6F">
        <w:t xml:space="preserve"> rupiah per </w:t>
      </w:r>
      <w:proofErr w:type="spellStart"/>
      <w:r w:rsidRPr="006F2E6F">
        <w:t>bulan</w:t>
      </w:r>
      <w:proofErr w:type="spellEnd"/>
      <w:r w:rsidRPr="006F2E6F">
        <w:t>!</w:t>
      </w:r>
    </w:p>
    <w:p w14:paraId="7E8ED7A8" w14:textId="77777777" w:rsidR="006F2E6F" w:rsidRPr="006F2E6F" w:rsidRDefault="006F2E6F" w:rsidP="006F2E6F">
      <w:r w:rsidRPr="006F2E6F">
        <w:t xml:space="preserve">Modal </w:t>
      </w:r>
      <w:proofErr w:type="spellStart"/>
      <w:r w:rsidRPr="006F2E6F">
        <w:t>aplikasinya</w:t>
      </w:r>
      <w:proofErr w:type="spellEnd"/>
      <w:r w:rsidRPr="006F2E6F">
        <w:t xml:space="preserve"> </w:t>
      </w:r>
      <w:proofErr w:type="spellStart"/>
      <w:r w:rsidRPr="006F2E6F">
        <w:t>receh</w:t>
      </w:r>
      <w:proofErr w:type="spellEnd"/>
      <w:r w:rsidRPr="006F2E6F">
        <w:t xml:space="preserve"> </w:t>
      </w:r>
      <w:proofErr w:type="spellStart"/>
      <w:r w:rsidRPr="006F2E6F">
        <w:t>banget</w:t>
      </w:r>
      <w:proofErr w:type="spellEnd"/>
      <w:r w:rsidRPr="006F2E6F">
        <w:t xml:space="preserve">, </w:t>
      </w:r>
      <w:proofErr w:type="spellStart"/>
      <w:r w:rsidRPr="006F2E6F">
        <w:t>cuma</w:t>
      </w:r>
      <w:proofErr w:type="spellEnd"/>
      <w:r w:rsidRPr="006F2E6F">
        <w:t> </w:t>
      </w:r>
      <w:r w:rsidRPr="006F2E6F">
        <w:rPr>
          <w:b/>
          <w:bCs/>
        </w:rPr>
        <w:t>Rp 75.000</w:t>
      </w:r>
      <w:r w:rsidRPr="006F2E6F">
        <w:t xml:space="preserve"> (Promo </w:t>
      </w:r>
      <w:proofErr w:type="spellStart"/>
      <w:r w:rsidRPr="006F2E6F">
        <w:t>sampai</w:t>
      </w:r>
      <w:proofErr w:type="spellEnd"/>
      <w:r w:rsidRPr="006F2E6F">
        <w:t xml:space="preserve"> 15 Feb). </w:t>
      </w:r>
      <w:proofErr w:type="spellStart"/>
      <w:r w:rsidRPr="006F2E6F">
        <w:t>Sekali</w:t>
      </w:r>
      <w:proofErr w:type="spellEnd"/>
      <w:r w:rsidRPr="006F2E6F">
        <w:t xml:space="preserve"> </w:t>
      </w:r>
      <w:proofErr w:type="spellStart"/>
      <w:r w:rsidRPr="006F2E6F">
        <w:t>racik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yang </w:t>
      </w:r>
      <w:proofErr w:type="spellStart"/>
      <w:r w:rsidRPr="006F2E6F">
        <w:t>benar</w:t>
      </w:r>
      <w:proofErr w:type="spellEnd"/>
      <w:r w:rsidRPr="006F2E6F">
        <w:t xml:space="preserve">,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langganan</w:t>
      </w:r>
      <w:proofErr w:type="spellEnd"/>
      <w:r w:rsidRPr="006F2E6F">
        <w:t xml:space="preserve"> </w:t>
      </w:r>
      <w:proofErr w:type="spellStart"/>
      <w:r w:rsidRPr="006F2E6F">
        <w:t>setahun</w:t>
      </w:r>
      <w:proofErr w:type="spellEnd"/>
      <w:r w:rsidRPr="006F2E6F">
        <w:t xml:space="preserve"> pun </w:t>
      </w:r>
      <w:proofErr w:type="spellStart"/>
      <w:r w:rsidRPr="006F2E6F">
        <w:t>langsung</w:t>
      </w:r>
      <w:proofErr w:type="spellEnd"/>
      <w:r w:rsidRPr="006F2E6F">
        <w:t xml:space="preserve"> </w:t>
      </w:r>
      <w:proofErr w:type="spellStart"/>
      <w:r w:rsidRPr="006F2E6F">
        <w:t>lunas</w:t>
      </w:r>
      <w:proofErr w:type="spellEnd"/>
      <w:r w:rsidRPr="006F2E6F">
        <w:t xml:space="preserve"> </w:t>
      </w:r>
      <w:proofErr w:type="spellStart"/>
      <w:r w:rsidRPr="006F2E6F">
        <w:t>tertutup</w:t>
      </w:r>
      <w:proofErr w:type="spellEnd"/>
      <w:r w:rsidRPr="006F2E6F">
        <w:t xml:space="preserve"> profit!</w:t>
      </w:r>
    </w:p>
    <w:p w14:paraId="48F44EE7" w14:textId="77777777" w:rsidR="006F2E6F" w:rsidRPr="006F2E6F" w:rsidRDefault="006F2E6F" w:rsidP="006F2E6F">
      <w:r w:rsidRPr="006F2E6F">
        <w:rPr>
          <w:b/>
          <w:bCs/>
        </w:rPr>
        <w:t xml:space="preserve">Hemat Pakan </w:t>
      </w:r>
      <w:proofErr w:type="spellStart"/>
      <w:r w:rsidRPr="006F2E6F">
        <w:rPr>
          <w:b/>
          <w:bCs/>
        </w:rPr>
        <w:t>Sekarang</w:t>
      </w:r>
      <w:proofErr w:type="spellEnd"/>
      <w:r w:rsidRPr="006F2E6F">
        <w:rPr>
          <w:b/>
          <w:bCs/>
        </w:rPr>
        <w:t>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Chat Admin: </w:t>
      </w:r>
      <w:hyperlink r:id="rId19" w:history="1">
        <w:r w:rsidRPr="006F2E6F">
          <w:rPr>
            <w:rStyle w:val="Hyperlink"/>
          </w:rPr>
          <w:t>https://wa.me/62895803555550?text=Halo+Admin,+Mau+Hemat+Pakan+75rb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Cek </w:t>
      </w:r>
      <w:proofErr w:type="spellStart"/>
      <w:r w:rsidRPr="006F2E6F">
        <w:t>Aplikasi</w:t>
      </w:r>
      <w:proofErr w:type="spellEnd"/>
      <w:r w:rsidRPr="006F2E6F">
        <w:t>: </w:t>
      </w:r>
      <w:hyperlink r:id="rId20" w:history="1">
        <w:r w:rsidRPr="006F2E6F">
          <w:rPr>
            <w:rStyle w:val="Hyperlink"/>
          </w:rPr>
          <w:t>https://nutrishow.perdiavet.com</w:t>
        </w:r>
      </w:hyperlink>
    </w:p>
    <w:p w14:paraId="5F83CBF5" w14:textId="77777777" w:rsidR="006F2E6F" w:rsidRPr="006F2E6F" w:rsidRDefault="006F2E6F" w:rsidP="006F2E6F">
      <w:r w:rsidRPr="006F2E6F">
        <w:pict w14:anchorId="042D8C0F">
          <v:rect id="_x0000_i1110" style="width:456pt;height:.75pt" o:hrpct="0" o:hralign="center" o:hrstd="t" o:hr="t" fillcolor="#a0a0a0" stroked="f"/>
        </w:pict>
      </w:r>
    </w:p>
    <w:p w14:paraId="5E346040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4: The "Yearly Investment" (Paket </w:t>
      </w:r>
      <w:proofErr w:type="spellStart"/>
      <w:r w:rsidRPr="006F2E6F">
        <w:t>Setahun</w:t>
      </w:r>
      <w:proofErr w:type="spellEnd"/>
      <w:r w:rsidRPr="006F2E6F">
        <w:t>)</w:t>
      </w:r>
    </w:p>
    <w:p w14:paraId="1A5D66D2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💰</w:t>
      </w:r>
      <w:r w:rsidRPr="006F2E6F">
        <w:rPr>
          <w:b/>
          <w:bCs/>
        </w:rPr>
        <w:t xml:space="preserve"> CUMA Rp 2.054 PER HARI UNTUK PROTEKSI ASET RATUSAN JUTA?</w:t>
      </w:r>
    </w:p>
    <w:p w14:paraId="0C3E4B87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Kandang</w:t>
      </w:r>
      <w:proofErr w:type="spellEnd"/>
      <w:r w:rsidRPr="006F2E6F">
        <w:t xml:space="preserve"> </w:t>
      </w:r>
      <w:proofErr w:type="spellStart"/>
      <w:r w:rsidRPr="006F2E6F">
        <w:t>isi</w:t>
      </w:r>
      <w:proofErr w:type="spellEnd"/>
      <w:r w:rsidRPr="006F2E6F">
        <w:t xml:space="preserve"> </w:t>
      </w:r>
      <w:proofErr w:type="spellStart"/>
      <w:r w:rsidRPr="006F2E6F">
        <w:t>ternak</w:t>
      </w:r>
      <w:proofErr w:type="spellEnd"/>
      <w:r w:rsidRPr="006F2E6F">
        <w:t xml:space="preserve"> </w:t>
      </w:r>
      <w:proofErr w:type="spellStart"/>
      <w:r w:rsidRPr="006F2E6F">
        <w:t>itu</w:t>
      </w:r>
      <w:proofErr w:type="spellEnd"/>
      <w:r w:rsidRPr="006F2E6F">
        <w:t xml:space="preserve"> </w:t>
      </w:r>
      <w:proofErr w:type="spellStart"/>
      <w:r w:rsidRPr="006F2E6F">
        <w:t>aset</w:t>
      </w:r>
      <w:proofErr w:type="spellEnd"/>
      <w:r w:rsidRPr="006F2E6F">
        <w:t xml:space="preserve"> </w:t>
      </w:r>
      <w:proofErr w:type="spellStart"/>
      <w:r w:rsidRPr="006F2E6F">
        <w:t>ratusan</w:t>
      </w:r>
      <w:proofErr w:type="spellEnd"/>
      <w:r w:rsidRPr="006F2E6F">
        <w:t xml:space="preserve"> </w:t>
      </w:r>
      <w:proofErr w:type="spellStart"/>
      <w:r w:rsidRPr="006F2E6F">
        <w:t>juta</w:t>
      </w:r>
      <w:proofErr w:type="spellEnd"/>
      <w:r w:rsidRPr="006F2E6F">
        <w:t xml:space="preserve">. Masa </w:t>
      </w:r>
      <w:proofErr w:type="spellStart"/>
      <w:r w:rsidRPr="006F2E6F">
        <w:t>pengelolaannya</w:t>
      </w:r>
      <w:proofErr w:type="spellEnd"/>
      <w:r w:rsidRPr="006F2E6F">
        <w:t xml:space="preserve"> "</w:t>
      </w:r>
      <w:proofErr w:type="spellStart"/>
      <w:r w:rsidRPr="006F2E6F">
        <w:t>asal</w:t>
      </w:r>
      <w:proofErr w:type="spellEnd"/>
      <w:r w:rsidRPr="006F2E6F">
        <w:t xml:space="preserve"> </w:t>
      </w:r>
      <w:proofErr w:type="spellStart"/>
      <w:r w:rsidRPr="006F2E6F">
        <w:t>jalan</w:t>
      </w:r>
      <w:proofErr w:type="spellEnd"/>
      <w:r w:rsidRPr="006F2E6F">
        <w:t xml:space="preserve">"? </w:t>
      </w:r>
      <w:proofErr w:type="spellStart"/>
      <w:r w:rsidRPr="006F2E6F">
        <w:t>Berikan</w:t>
      </w:r>
      <w:proofErr w:type="spellEnd"/>
      <w:r w:rsidRPr="006F2E6F">
        <w:t xml:space="preserve"> </w:t>
      </w:r>
      <w:proofErr w:type="spellStart"/>
      <w:r w:rsidRPr="006F2E6F">
        <w:t>manajemen</w:t>
      </w:r>
      <w:proofErr w:type="spellEnd"/>
      <w:r w:rsidRPr="006F2E6F">
        <w:t xml:space="preserve"> </w:t>
      </w:r>
      <w:proofErr w:type="spellStart"/>
      <w:r w:rsidRPr="006F2E6F">
        <w:t>terbaik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aset</w:t>
      </w:r>
      <w:proofErr w:type="spellEnd"/>
      <w:r w:rsidRPr="006F2E6F">
        <w:t xml:space="preserve"> </w:t>
      </w:r>
      <w:proofErr w:type="spellStart"/>
      <w:r w:rsidRPr="006F2E6F">
        <w:t>berharga</w:t>
      </w:r>
      <w:proofErr w:type="spellEnd"/>
      <w:r w:rsidRPr="006F2E6F">
        <w:t xml:space="preserve"> Anda.</w:t>
      </w:r>
    </w:p>
    <w:p w14:paraId="4CE42739" w14:textId="77777777" w:rsidR="006F2E6F" w:rsidRPr="006F2E6F" w:rsidRDefault="006F2E6F" w:rsidP="006F2E6F">
      <w:r w:rsidRPr="006F2E6F">
        <w:t>Ambil </w:t>
      </w:r>
      <w:r w:rsidRPr="006F2E6F">
        <w:rPr>
          <w:b/>
          <w:bCs/>
        </w:rPr>
        <w:t xml:space="preserve">Paket </w:t>
      </w:r>
      <w:proofErr w:type="spellStart"/>
      <w:r w:rsidRPr="006F2E6F">
        <w:rPr>
          <w:b/>
          <w:bCs/>
        </w:rPr>
        <w:t>Tahunan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Peternakan</w:t>
      </w:r>
      <w:proofErr w:type="spellEnd"/>
      <w:r w:rsidRPr="006F2E6F">
        <w:t> </w:t>
      </w:r>
      <w:proofErr w:type="spellStart"/>
      <w:r w:rsidRPr="006F2E6F">
        <w:t>cuma</w:t>
      </w:r>
      <w:proofErr w:type="spellEnd"/>
      <w:r w:rsidRPr="006F2E6F">
        <w:t> </w:t>
      </w:r>
      <w:r w:rsidRPr="006F2E6F">
        <w:rPr>
          <w:b/>
          <w:bCs/>
        </w:rPr>
        <w:t>Rp 750.000</w:t>
      </w:r>
      <w:r w:rsidRPr="006F2E6F">
        <w:t xml:space="preserve">. Kalau </w:t>
      </w:r>
      <w:proofErr w:type="spellStart"/>
      <w:r w:rsidRPr="006F2E6F">
        <w:t>dibagi</w:t>
      </w:r>
      <w:proofErr w:type="spellEnd"/>
      <w:r w:rsidRPr="006F2E6F">
        <w:t xml:space="preserve"> </w:t>
      </w:r>
      <w:proofErr w:type="spellStart"/>
      <w:r w:rsidRPr="006F2E6F">
        <w:t>setahun</w:t>
      </w:r>
      <w:proofErr w:type="spellEnd"/>
      <w:r w:rsidRPr="006F2E6F">
        <w:t xml:space="preserve">, </w:t>
      </w:r>
      <w:proofErr w:type="spellStart"/>
      <w:r w:rsidRPr="006F2E6F">
        <w:t>jatuhnya</w:t>
      </w:r>
      <w:proofErr w:type="spellEnd"/>
      <w:r w:rsidRPr="006F2E6F">
        <w:t xml:space="preserve"> </w:t>
      </w:r>
      <w:proofErr w:type="spellStart"/>
      <w:r w:rsidRPr="006F2E6F">
        <w:t>cuma</w:t>
      </w:r>
      <w:proofErr w:type="spellEnd"/>
      <w:r w:rsidRPr="006F2E6F">
        <w:t xml:space="preserve"> Rp 2.000-</w:t>
      </w:r>
      <w:proofErr w:type="gramStart"/>
      <w:r w:rsidRPr="006F2E6F">
        <w:t>an</w:t>
      </w:r>
      <w:proofErr w:type="gramEnd"/>
      <w:r w:rsidRPr="006F2E6F">
        <w:t xml:space="preserve"> </w:t>
      </w:r>
      <w:proofErr w:type="spellStart"/>
      <w:r w:rsidRPr="006F2E6F">
        <w:t>sehari</w:t>
      </w:r>
      <w:proofErr w:type="spellEnd"/>
      <w:r w:rsidRPr="006F2E6F">
        <w:t>.</w:t>
      </w:r>
    </w:p>
    <w:p w14:paraId="67C1A3D9" w14:textId="77777777" w:rsidR="006F2E6F" w:rsidRPr="006F2E6F" w:rsidRDefault="006F2E6F" w:rsidP="006F2E6F"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sekecil</w:t>
      </w:r>
      <w:proofErr w:type="spellEnd"/>
      <w:r w:rsidRPr="006F2E6F">
        <w:t xml:space="preserve"> </w:t>
      </w:r>
      <w:proofErr w:type="spellStart"/>
      <w:r w:rsidRPr="006F2E6F">
        <w:t>itu</w:t>
      </w:r>
      <w:proofErr w:type="spellEnd"/>
      <w:r w:rsidRPr="006F2E6F">
        <w:t xml:space="preserve">, Anda </w:t>
      </w:r>
      <w:proofErr w:type="spellStart"/>
      <w:r w:rsidRPr="006F2E6F">
        <w:t>dapat</w:t>
      </w:r>
      <w:proofErr w:type="spellEnd"/>
      <w:r w:rsidRPr="006F2E6F">
        <w:t>:</w:t>
      </w:r>
    </w:p>
    <w:p w14:paraId="0AB7BC7D" w14:textId="77777777" w:rsidR="006F2E6F" w:rsidRPr="006F2E6F" w:rsidRDefault="006F2E6F" w:rsidP="006F2E6F">
      <w:pPr>
        <w:numPr>
          <w:ilvl w:val="0"/>
          <w:numId w:val="2"/>
        </w:numPr>
      </w:pPr>
      <w:proofErr w:type="spellStart"/>
      <w:r w:rsidRPr="006F2E6F">
        <w:lastRenderedPageBreak/>
        <w:t>Manajemen</w:t>
      </w:r>
      <w:proofErr w:type="spellEnd"/>
      <w:r w:rsidRPr="006F2E6F">
        <w:t xml:space="preserve"> Kesehatan &amp; </w:t>
      </w:r>
      <w:proofErr w:type="spellStart"/>
      <w:r w:rsidRPr="006F2E6F">
        <w:t>Medis</w:t>
      </w:r>
      <w:proofErr w:type="spellEnd"/>
      <w:r w:rsidRPr="006F2E6F">
        <w:t xml:space="preserve"> </w:t>
      </w:r>
      <w:proofErr w:type="spellStart"/>
      <w:r w:rsidRPr="006F2E6F">
        <w:t>Ternak</w:t>
      </w:r>
      <w:proofErr w:type="spellEnd"/>
      <w:r w:rsidRPr="006F2E6F">
        <w:t>.</w:t>
      </w:r>
    </w:p>
    <w:p w14:paraId="45C6B62A" w14:textId="77777777" w:rsidR="006F2E6F" w:rsidRPr="006F2E6F" w:rsidRDefault="006F2E6F" w:rsidP="006F2E6F">
      <w:pPr>
        <w:numPr>
          <w:ilvl w:val="0"/>
          <w:numId w:val="2"/>
        </w:numPr>
      </w:pPr>
      <w:proofErr w:type="spellStart"/>
      <w:r w:rsidRPr="006F2E6F">
        <w:t>Formulasi</w:t>
      </w:r>
      <w:proofErr w:type="spellEnd"/>
      <w:r w:rsidRPr="006F2E6F">
        <w:t xml:space="preserve"> Pakan LCR Unlimited.</w:t>
      </w:r>
    </w:p>
    <w:p w14:paraId="73475048" w14:textId="77777777" w:rsidR="006F2E6F" w:rsidRPr="006F2E6F" w:rsidRDefault="006F2E6F" w:rsidP="006F2E6F">
      <w:pPr>
        <w:numPr>
          <w:ilvl w:val="0"/>
          <w:numId w:val="2"/>
        </w:numPr>
      </w:pPr>
      <w:proofErr w:type="spellStart"/>
      <w:r w:rsidRPr="006F2E6F">
        <w:t>Laporan</w:t>
      </w:r>
      <w:proofErr w:type="spellEnd"/>
      <w:r w:rsidRPr="006F2E6F">
        <w:t xml:space="preserve"> </w:t>
      </w:r>
      <w:proofErr w:type="spellStart"/>
      <w:r w:rsidRPr="006F2E6F">
        <w:t>Keuangan</w:t>
      </w:r>
      <w:proofErr w:type="spellEnd"/>
      <w:r w:rsidRPr="006F2E6F">
        <w:t xml:space="preserve"> Kandang.</w:t>
      </w:r>
    </w:p>
    <w:p w14:paraId="11DFD0FF" w14:textId="77777777" w:rsidR="006F2E6F" w:rsidRPr="006F2E6F" w:rsidRDefault="006F2E6F" w:rsidP="006F2E6F">
      <w:proofErr w:type="spellStart"/>
      <w:r w:rsidRPr="006F2E6F">
        <w:t>Jangan</w:t>
      </w:r>
      <w:proofErr w:type="spellEnd"/>
      <w:r w:rsidRPr="006F2E6F">
        <w:t xml:space="preserve"> </w:t>
      </w:r>
      <w:proofErr w:type="spellStart"/>
      <w:r w:rsidRPr="006F2E6F">
        <w:t>pelit</w:t>
      </w:r>
      <w:proofErr w:type="spellEnd"/>
      <w:r w:rsidRPr="006F2E6F">
        <w:t xml:space="preserve">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kemajuan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sendiri</w:t>
      </w:r>
      <w:proofErr w:type="spellEnd"/>
      <w:r w:rsidRPr="006F2E6F">
        <w:t>.</w:t>
      </w:r>
    </w:p>
    <w:p w14:paraId="52617D69" w14:textId="77777777" w:rsidR="006F2E6F" w:rsidRPr="006F2E6F" w:rsidRDefault="006F2E6F" w:rsidP="006F2E6F">
      <w:r w:rsidRPr="006F2E6F">
        <w:rPr>
          <w:b/>
          <w:bCs/>
        </w:rPr>
        <w:t xml:space="preserve">Ambil Paket Hemat </w:t>
      </w:r>
      <w:proofErr w:type="spellStart"/>
      <w:r w:rsidRPr="006F2E6F">
        <w:rPr>
          <w:b/>
          <w:bCs/>
        </w:rPr>
        <w:t>Setahun</w:t>
      </w:r>
      <w:proofErr w:type="spellEnd"/>
      <w:r w:rsidRPr="006F2E6F">
        <w:rPr>
          <w:b/>
          <w:bCs/>
        </w:rPr>
        <w:t>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</w:t>
      </w:r>
      <w:proofErr w:type="spellStart"/>
      <w:r w:rsidRPr="006F2E6F">
        <w:t>Klaim</w:t>
      </w:r>
      <w:proofErr w:type="spellEnd"/>
      <w:r w:rsidRPr="006F2E6F">
        <w:t xml:space="preserve"> Diskon: </w:t>
      </w:r>
      <w:hyperlink r:id="rId21" w:history="1">
        <w:r w:rsidRPr="006F2E6F">
          <w:rPr>
            <w:rStyle w:val="Hyperlink"/>
          </w:rPr>
          <w:t>https://wa.me/62895803555550?text=Halo+Admin,+Saya+ambil+Peternakan+1Tahun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Info </w:t>
      </w:r>
      <w:proofErr w:type="spellStart"/>
      <w:r w:rsidRPr="006F2E6F">
        <w:t>Lengkap</w:t>
      </w:r>
      <w:proofErr w:type="spellEnd"/>
      <w:r w:rsidRPr="006F2E6F">
        <w:t>: </w:t>
      </w:r>
      <w:hyperlink r:id="rId22" w:history="1">
        <w:r w:rsidRPr="006F2E6F">
          <w:rPr>
            <w:rStyle w:val="Hyperlink"/>
          </w:rPr>
          <w:t>https://nutrishow.perdiavet.com</w:t>
        </w:r>
      </w:hyperlink>
    </w:p>
    <w:p w14:paraId="0114F685" w14:textId="77777777" w:rsidR="006F2E6F" w:rsidRPr="006F2E6F" w:rsidRDefault="006F2E6F" w:rsidP="006F2E6F">
      <w:r w:rsidRPr="006F2E6F">
        <w:pict w14:anchorId="6262D405">
          <v:rect id="_x0000_i1111" style="width:456pt;height:.75pt" o:hrpct="0" o:hralign="center" o:hrstd="t" o:hr="t" fillcolor="#a0a0a0" stroked="f"/>
        </w:pict>
      </w:r>
    </w:p>
    <w:p w14:paraId="1C4209D6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5: The "Comparison" (</w:t>
      </w:r>
      <w:proofErr w:type="spellStart"/>
      <w:r w:rsidRPr="006F2E6F">
        <w:t>Kompetitor</w:t>
      </w:r>
      <w:proofErr w:type="spellEnd"/>
      <w:r w:rsidRPr="006F2E6F">
        <w:t xml:space="preserve"> Mahal)</w:t>
      </w:r>
    </w:p>
    <w:p w14:paraId="2C800F17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🔥</w:t>
      </w:r>
      <w:r w:rsidRPr="006F2E6F">
        <w:rPr>
          <w:b/>
          <w:bCs/>
        </w:rPr>
        <w:t xml:space="preserve"> FITUR JUTAAN, HARGA RATUSAN RIBU. KOK BISA?</w:t>
      </w:r>
    </w:p>
    <w:p w14:paraId="47CFBB1C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Software </w:t>
      </w:r>
      <w:proofErr w:type="spellStart"/>
      <w:r w:rsidRPr="006F2E6F">
        <w:t>formulasi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impor</w:t>
      </w:r>
      <w:proofErr w:type="spellEnd"/>
      <w:r w:rsidRPr="006F2E6F">
        <w:t xml:space="preserve"> </w:t>
      </w:r>
      <w:proofErr w:type="spellStart"/>
      <w:r w:rsidRPr="006F2E6F">
        <w:t>harganya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5-10 </w:t>
      </w:r>
      <w:proofErr w:type="spellStart"/>
      <w:r w:rsidRPr="006F2E6F">
        <w:t>juta</w:t>
      </w:r>
      <w:proofErr w:type="spellEnd"/>
      <w:r w:rsidRPr="006F2E6F">
        <w:t xml:space="preserve"> rupiah </w:t>
      </w:r>
      <w:proofErr w:type="spellStart"/>
      <w:r w:rsidRPr="006F2E6F">
        <w:t>lisensinya</w:t>
      </w:r>
      <w:proofErr w:type="spellEnd"/>
      <w:r w:rsidRPr="006F2E6F">
        <w:t xml:space="preserve">. Jasa </w:t>
      </w:r>
      <w:proofErr w:type="spellStart"/>
      <w:r w:rsidRPr="006F2E6F">
        <w:t>konsultan</w:t>
      </w:r>
      <w:proofErr w:type="spellEnd"/>
      <w:r w:rsidRPr="006F2E6F">
        <w:t xml:space="preserve"> </w:t>
      </w:r>
      <w:proofErr w:type="spellStart"/>
      <w:r w:rsidRPr="006F2E6F">
        <w:t>nutrisi</w:t>
      </w:r>
      <w:proofErr w:type="spellEnd"/>
      <w:r w:rsidRPr="006F2E6F">
        <w:t xml:space="preserve"> </w:t>
      </w:r>
      <w:proofErr w:type="spellStart"/>
      <w:r w:rsidRPr="006F2E6F">
        <w:t>sekali</w:t>
      </w:r>
      <w:proofErr w:type="spellEnd"/>
      <w:r w:rsidRPr="006F2E6F">
        <w:t xml:space="preserve"> </w:t>
      </w:r>
      <w:proofErr w:type="spellStart"/>
      <w:r w:rsidRPr="006F2E6F">
        <w:t>datang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1 </w:t>
      </w:r>
      <w:proofErr w:type="spellStart"/>
      <w:r w:rsidRPr="006F2E6F">
        <w:t>juta</w:t>
      </w:r>
      <w:proofErr w:type="spellEnd"/>
      <w:r w:rsidRPr="006F2E6F">
        <w:t xml:space="preserve"> rupiah.</w:t>
      </w:r>
    </w:p>
    <w:p w14:paraId="074A09E3" w14:textId="77777777" w:rsidR="006F2E6F" w:rsidRPr="006F2E6F" w:rsidRDefault="006F2E6F" w:rsidP="006F2E6F"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</w:t>
      </w:r>
      <w:r w:rsidRPr="006F2E6F">
        <w:t> </w:t>
      </w:r>
      <w:proofErr w:type="spellStart"/>
      <w:r w:rsidRPr="006F2E6F">
        <w:t>hadir</w:t>
      </w:r>
      <w:proofErr w:type="spellEnd"/>
      <w:r w:rsidRPr="006F2E6F">
        <w:t xml:space="preserve"> </w:t>
      </w:r>
      <w:proofErr w:type="spellStart"/>
      <w:r w:rsidRPr="006F2E6F">
        <w:t>sebagai</w:t>
      </w:r>
      <w:proofErr w:type="spellEnd"/>
      <w:r w:rsidRPr="006F2E6F">
        <w:t xml:space="preserve"> </w:t>
      </w:r>
      <w:proofErr w:type="spellStart"/>
      <w:r w:rsidRPr="006F2E6F">
        <w:t>solusi</w:t>
      </w:r>
      <w:proofErr w:type="spellEnd"/>
      <w:r w:rsidRPr="006F2E6F">
        <w:t xml:space="preserve"> </w:t>
      </w:r>
      <w:proofErr w:type="spellStart"/>
      <w:r w:rsidRPr="006F2E6F">
        <w:t>Peternak</w:t>
      </w:r>
      <w:proofErr w:type="spellEnd"/>
      <w:r w:rsidRPr="006F2E6F">
        <w:t xml:space="preserve"> Rakyat &amp; </w:t>
      </w:r>
      <w:proofErr w:type="spellStart"/>
      <w:r w:rsidRPr="006F2E6F">
        <w:t>Menengah</w:t>
      </w:r>
      <w:proofErr w:type="spellEnd"/>
      <w:r w:rsidRPr="006F2E6F">
        <w:t xml:space="preserve">. </w:t>
      </w:r>
      <w:proofErr w:type="spellStart"/>
      <w:r w:rsidRPr="006F2E6F">
        <w:t>Fiturnya</w:t>
      </w:r>
      <w:proofErr w:type="spellEnd"/>
      <w:r w:rsidRPr="006F2E6F">
        <w:t xml:space="preserve"> </w:t>
      </w:r>
      <w:proofErr w:type="spellStart"/>
      <w:r w:rsidRPr="006F2E6F">
        <w:t>setara</w:t>
      </w:r>
      <w:proofErr w:type="spellEnd"/>
      <w:r w:rsidRPr="006F2E6F">
        <w:t xml:space="preserve"> software mahal (NRC Standard, Linear Programming), </w:t>
      </w:r>
      <w:proofErr w:type="spellStart"/>
      <w:r w:rsidRPr="006F2E6F">
        <w:t>tapi</w:t>
      </w:r>
      <w:proofErr w:type="spellEnd"/>
      <w:r w:rsidRPr="006F2E6F">
        <w:t xml:space="preserve"> </w:t>
      </w:r>
      <w:proofErr w:type="spellStart"/>
      <w:r w:rsidRPr="006F2E6F">
        <w:t>harganya</w:t>
      </w:r>
      <w:proofErr w:type="spellEnd"/>
      <w:r w:rsidRPr="006F2E6F">
        <w:t xml:space="preserve"> </w:t>
      </w:r>
      <w:proofErr w:type="spellStart"/>
      <w:r w:rsidRPr="006F2E6F">
        <w:t>dilokalkan</w:t>
      </w:r>
      <w:proofErr w:type="spellEnd"/>
      <w:r w:rsidRPr="006F2E6F">
        <w:t>. Cuma </w:t>
      </w:r>
      <w:r w:rsidRPr="006F2E6F">
        <w:rPr>
          <w:b/>
          <w:bCs/>
        </w:rPr>
        <w:t>Rp 75.000/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 </w:t>
      </w:r>
      <w:proofErr w:type="spellStart"/>
      <w:r w:rsidRPr="006F2E6F">
        <w:t>selama</w:t>
      </w:r>
      <w:proofErr w:type="spellEnd"/>
      <w:r w:rsidRPr="006F2E6F">
        <w:t xml:space="preserve"> masa promo!</w:t>
      </w:r>
    </w:p>
    <w:p w14:paraId="3E6A0A0E" w14:textId="77777777" w:rsidR="006F2E6F" w:rsidRPr="006F2E6F" w:rsidRDefault="006F2E6F" w:rsidP="006F2E6F">
      <w:proofErr w:type="spellStart"/>
      <w:r w:rsidRPr="006F2E6F">
        <w:t>Kenapa</w:t>
      </w:r>
      <w:proofErr w:type="spellEnd"/>
      <w:r w:rsidRPr="006F2E6F">
        <w:t xml:space="preserve"> </w:t>
      </w:r>
      <w:proofErr w:type="spellStart"/>
      <w:r w:rsidRPr="006F2E6F">
        <w:t>harus</w:t>
      </w:r>
      <w:proofErr w:type="spellEnd"/>
      <w:r w:rsidRPr="006F2E6F">
        <w:t xml:space="preserve"> </w:t>
      </w:r>
      <w:proofErr w:type="spellStart"/>
      <w:r w:rsidRPr="006F2E6F">
        <w:t>bayar</w:t>
      </w:r>
      <w:proofErr w:type="spellEnd"/>
      <w:r w:rsidRPr="006F2E6F">
        <w:t xml:space="preserve"> mahal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ada</w:t>
      </w:r>
      <w:proofErr w:type="spellEnd"/>
      <w:r w:rsidRPr="006F2E6F">
        <w:t xml:space="preserve"> yang </w:t>
      </w:r>
      <w:proofErr w:type="spellStart"/>
      <w:r w:rsidRPr="006F2E6F">
        <w:t>terjangkau</w:t>
      </w:r>
      <w:proofErr w:type="spellEnd"/>
      <w:r w:rsidRPr="006F2E6F">
        <w:t xml:space="preserve"> dan </w:t>
      </w:r>
      <w:proofErr w:type="spellStart"/>
      <w:r w:rsidRPr="006F2E6F">
        <w:t>canggih</w:t>
      </w:r>
      <w:proofErr w:type="spellEnd"/>
      <w:r w:rsidRPr="006F2E6F">
        <w:t>?</w:t>
      </w:r>
    </w:p>
    <w:p w14:paraId="05108498" w14:textId="77777777" w:rsidR="006F2E6F" w:rsidRPr="006F2E6F" w:rsidRDefault="006F2E6F" w:rsidP="006F2E6F">
      <w:r w:rsidRPr="006F2E6F">
        <w:rPr>
          <w:b/>
          <w:bCs/>
        </w:rPr>
        <w:t xml:space="preserve">Sikat Promo </w:t>
      </w:r>
      <w:proofErr w:type="spellStart"/>
      <w:r w:rsidRPr="006F2E6F">
        <w:rPr>
          <w:b/>
          <w:bCs/>
        </w:rPr>
        <w:t>Sebelum</w:t>
      </w:r>
      <w:proofErr w:type="spellEnd"/>
      <w:r w:rsidRPr="006F2E6F">
        <w:rPr>
          <w:b/>
          <w:bCs/>
        </w:rPr>
        <w:t xml:space="preserve"> Habis: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Beli Disini: </w:t>
      </w:r>
      <w:hyperlink r:id="rId23" w:history="1">
        <w:r w:rsidRPr="006F2E6F">
          <w:rPr>
            <w:rStyle w:val="Hyperlink"/>
          </w:rPr>
          <w:t>https://wa.me/62895803555550?text=Halo+Admin,+Saya+mau+harga+spesial+75rb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</w:t>
      </w:r>
      <w:proofErr w:type="spellStart"/>
      <w:r w:rsidRPr="006F2E6F">
        <w:t>Lihat</w:t>
      </w:r>
      <w:proofErr w:type="spellEnd"/>
      <w:r w:rsidRPr="006F2E6F">
        <w:t xml:space="preserve"> Web: </w:t>
      </w:r>
      <w:hyperlink r:id="rId24" w:history="1">
        <w:r w:rsidRPr="006F2E6F">
          <w:rPr>
            <w:rStyle w:val="Hyperlink"/>
          </w:rPr>
          <w:t>https://nutrishow.perdiavet.com</w:t>
        </w:r>
      </w:hyperlink>
    </w:p>
    <w:p w14:paraId="65BB75F6" w14:textId="77777777" w:rsidR="006F2E6F" w:rsidRPr="006F2E6F" w:rsidRDefault="006F2E6F" w:rsidP="006F2E6F">
      <w:r w:rsidRPr="006F2E6F">
        <w:br/>
      </w:r>
      <w:r w:rsidRPr="006F2E6F">
        <w:br/>
      </w:r>
    </w:p>
    <w:p w14:paraId="63A947CA" w14:textId="77777777" w:rsidR="006F2E6F" w:rsidRPr="006F2E6F" w:rsidRDefault="006F2E6F" w:rsidP="006F2E6F">
      <w:pPr>
        <w:rPr>
          <w:b/>
          <w:bCs/>
        </w:rPr>
      </w:pPr>
      <w:r w:rsidRPr="006F2E6F">
        <w:rPr>
          <w:rFonts w:ascii="Segoe UI Emoji" w:hAnsi="Segoe UI Emoji" w:cs="Segoe UI Emoji"/>
          <w:b/>
          <w:bCs/>
        </w:rPr>
        <w:t>👑</w:t>
      </w:r>
      <w:r w:rsidRPr="006F2E6F">
        <w:rPr>
          <w:b/>
          <w:bCs/>
        </w:rPr>
        <w:t xml:space="preserve"> KATEGORI 3: PAKET KOMPLIT (Promo Rp 100.000)</w:t>
      </w:r>
    </w:p>
    <w:p w14:paraId="70340006" w14:textId="77777777" w:rsidR="006F2E6F" w:rsidRPr="006F2E6F" w:rsidRDefault="006F2E6F" w:rsidP="006F2E6F">
      <w:r w:rsidRPr="006F2E6F">
        <w:rPr>
          <w:i/>
          <w:iCs/>
        </w:rPr>
        <w:t xml:space="preserve">Target: </w:t>
      </w:r>
      <w:proofErr w:type="spellStart"/>
      <w:r w:rsidRPr="006F2E6F">
        <w:rPr>
          <w:i/>
          <w:iCs/>
        </w:rPr>
        <w:t>Pemilik</w:t>
      </w:r>
      <w:proofErr w:type="spellEnd"/>
      <w:r w:rsidRPr="006F2E6F">
        <w:rPr>
          <w:i/>
          <w:iCs/>
        </w:rPr>
        <w:t xml:space="preserve"> </w:t>
      </w:r>
      <w:proofErr w:type="spellStart"/>
      <w:r w:rsidRPr="006F2E6F">
        <w:rPr>
          <w:i/>
          <w:iCs/>
        </w:rPr>
        <w:t>Agribisnis</w:t>
      </w:r>
      <w:proofErr w:type="spellEnd"/>
      <w:r w:rsidRPr="006F2E6F">
        <w:rPr>
          <w:i/>
          <w:iCs/>
        </w:rPr>
        <w:t xml:space="preserve"> </w:t>
      </w:r>
      <w:proofErr w:type="spellStart"/>
      <w:r w:rsidRPr="006F2E6F">
        <w:rPr>
          <w:i/>
          <w:iCs/>
        </w:rPr>
        <w:t>Terpadu</w:t>
      </w:r>
      <w:proofErr w:type="spellEnd"/>
      <w:r w:rsidRPr="006F2E6F">
        <w:rPr>
          <w:i/>
          <w:iCs/>
        </w:rPr>
        <w:t xml:space="preserve">, </w:t>
      </w:r>
      <w:proofErr w:type="spellStart"/>
      <w:r w:rsidRPr="006F2E6F">
        <w:rPr>
          <w:i/>
          <w:iCs/>
        </w:rPr>
        <w:t>Juragan</w:t>
      </w:r>
      <w:proofErr w:type="spellEnd"/>
      <w:r w:rsidRPr="006F2E6F">
        <w:rPr>
          <w:i/>
          <w:iCs/>
        </w:rPr>
        <w:t>, Investor.</w:t>
      </w:r>
    </w:p>
    <w:p w14:paraId="15F1D8BF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1: The "Integrated Farming" (Visi Bisnis)</w:t>
      </w:r>
    </w:p>
    <w:p w14:paraId="7A14E6E2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🤝</w:t>
      </w:r>
      <w:r w:rsidRPr="006F2E6F">
        <w:rPr>
          <w:b/>
          <w:bCs/>
        </w:rPr>
        <w:t xml:space="preserve"> PUNYA SAWIT &amp; SAPI SEKALIGUS? INI JODOHNYA!</w:t>
      </w:r>
    </w:p>
    <w:p w14:paraId="0EEA6198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kekinian</w:t>
      </w:r>
      <w:proofErr w:type="spellEnd"/>
      <w:r w:rsidRPr="006F2E6F">
        <w:t xml:space="preserve"> </w:t>
      </w:r>
      <w:proofErr w:type="spellStart"/>
      <w:r w:rsidRPr="006F2E6F">
        <w:t>adalah</w:t>
      </w:r>
      <w:proofErr w:type="spellEnd"/>
      <w:r w:rsidRPr="006F2E6F">
        <w:t xml:space="preserve"> "Integrated Farming". </w:t>
      </w:r>
      <w:proofErr w:type="spellStart"/>
      <w:r w:rsidRPr="006F2E6F">
        <w:t>Limbah</w:t>
      </w:r>
      <w:proofErr w:type="spellEnd"/>
      <w:r w:rsidRPr="006F2E6F">
        <w:t xml:space="preserve"> </w:t>
      </w:r>
      <w:proofErr w:type="spellStart"/>
      <w:r w:rsidRPr="006F2E6F">
        <w:t>sawit</w:t>
      </w:r>
      <w:proofErr w:type="spellEnd"/>
      <w:r w:rsidRPr="006F2E6F">
        <w:t xml:space="preserve"> </w:t>
      </w:r>
      <w:proofErr w:type="spellStart"/>
      <w:r w:rsidRPr="006F2E6F">
        <w:t>jadi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sapi</w:t>
      </w:r>
      <w:proofErr w:type="spellEnd"/>
      <w:r w:rsidRPr="006F2E6F">
        <w:t xml:space="preserve">, </w:t>
      </w:r>
      <w:proofErr w:type="spellStart"/>
      <w:r w:rsidRPr="006F2E6F">
        <w:t>kotoran</w:t>
      </w:r>
      <w:proofErr w:type="spellEnd"/>
      <w:r w:rsidRPr="006F2E6F">
        <w:t xml:space="preserve"> </w:t>
      </w:r>
      <w:proofErr w:type="spellStart"/>
      <w:r w:rsidRPr="006F2E6F">
        <w:t>sapi</w:t>
      </w:r>
      <w:proofErr w:type="spellEnd"/>
      <w:r w:rsidRPr="006F2E6F">
        <w:t xml:space="preserve"> </w:t>
      </w:r>
      <w:proofErr w:type="spellStart"/>
      <w:r w:rsidRPr="006F2E6F">
        <w:t>jadi</w:t>
      </w:r>
      <w:proofErr w:type="spellEnd"/>
      <w:r w:rsidRPr="006F2E6F">
        <w:t xml:space="preserve"> </w:t>
      </w:r>
      <w:proofErr w:type="spellStart"/>
      <w:r w:rsidRPr="006F2E6F">
        <w:t>pupuk</w:t>
      </w:r>
      <w:proofErr w:type="spellEnd"/>
      <w:r w:rsidRPr="006F2E6F">
        <w:t xml:space="preserve"> </w:t>
      </w:r>
      <w:proofErr w:type="spellStart"/>
      <w:r w:rsidRPr="006F2E6F">
        <w:t>sawit</w:t>
      </w:r>
      <w:proofErr w:type="spellEnd"/>
      <w:r w:rsidRPr="006F2E6F">
        <w:t xml:space="preserve">. Zero Waste, Max Profit. Tapi </w:t>
      </w:r>
      <w:proofErr w:type="spellStart"/>
      <w:r w:rsidRPr="006F2E6F">
        <w:t>ngaturnya</w:t>
      </w:r>
      <w:proofErr w:type="spellEnd"/>
      <w:r w:rsidRPr="006F2E6F">
        <w:t xml:space="preserve"> </w:t>
      </w:r>
      <w:proofErr w:type="spellStart"/>
      <w:r w:rsidRPr="006F2E6F">
        <w:t>pusing</w:t>
      </w:r>
      <w:proofErr w:type="spellEnd"/>
      <w:r w:rsidRPr="006F2E6F">
        <w:t xml:space="preserve"> </w:t>
      </w:r>
      <w:proofErr w:type="spellStart"/>
      <w:r w:rsidRPr="006F2E6F">
        <w:t>kalau</w:t>
      </w:r>
      <w:proofErr w:type="spellEnd"/>
      <w:r w:rsidRPr="006F2E6F">
        <w:t xml:space="preserve"> manual?</w:t>
      </w:r>
    </w:p>
    <w:p w14:paraId="50AEB080" w14:textId="77777777" w:rsidR="006F2E6F" w:rsidRPr="006F2E6F" w:rsidRDefault="006F2E6F" w:rsidP="006F2E6F">
      <w:proofErr w:type="spellStart"/>
      <w:r w:rsidRPr="006F2E6F">
        <w:t>Gunakan</w:t>
      </w:r>
      <w:proofErr w:type="spellEnd"/>
      <w:r w:rsidRPr="006F2E6F">
        <w:t> </w:t>
      </w:r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Complete Suite</w:t>
      </w:r>
      <w:r w:rsidRPr="006F2E6F">
        <w:t xml:space="preserve">. Kelola </w:t>
      </w:r>
      <w:proofErr w:type="spellStart"/>
      <w:r w:rsidRPr="006F2E6F">
        <w:t>kebun</w:t>
      </w:r>
      <w:proofErr w:type="spellEnd"/>
      <w:r w:rsidRPr="006F2E6F">
        <w:t xml:space="preserve"> &amp; </w:t>
      </w:r>
      <w:proofErr w:type="spellStart"/>
      <w:r w:rsidRPr="006F2E6F">
        <w:t>kandang</w:t>
      </w:r>
      <w:proofErr w:type="spellEnd"/>
      <w:r w:rsidRPr="006F2E6F">
        <w:t xml:space="preserve"> </w:t>
      </w:r>
      <w:proofErr w:type="spellStart"/>
      <w:r w:rsidRPr="006F2E6F">
        <w:t>dalam</w:t>
      </w:r>
      <w:proofErr w:type="spellEnd"/>
      <w:r w:rsidRPr="006F2E6F">
        <w:t xml:space="preserve"> SATU DASHBOARD TERPUSAT. </w:t>
      </w:r>
      <w:proofErr w:type="spellStart"/>
      <w:r w:rsidRPr="006F2E6F">
        <w:t>Sinkronisasi</w:t>
      </w:r>
      <w:proofErr w:type="spellEnd"/>
      <w:r w:rsidRPr="006F2E6F">
        <w:t xml:space="preserve"> </w:t>
      </w:r>
      <w:proofErr w:type="spellStart"/>
      <w:r w:rsidRPr="006F2E6F">
        <w:t>Keuangan</w:t>
      </w:r>
      <w:proofErr w:type="spellEnd"/>
      <w:r w:rsidRPr="006F2E6F">
        <w:t xml:space="preserve"> &amp; Stok </w:t>
      </w:r>
      <w:proofErr w:type="spellStart"/>
      <w:r w:rsidRPr="006F2E6F">
        <w:t>tanpa</w:t>
      </w:r>
      <w:proofErr w:type="spellEnd"/>
      <w:r w:rsidRPr="006F2E6F">
        <w:t xml:space="preserve"> </w:t>
      </w:r>
      <w:proofErr w:type="spellStart"/>
      <w:r w:rsidRPr="006F2E6F">
        <w:t>ribet</w:t>
      </w:r>
      <w:proofErr w:type="spellEnd"/>
      <w:r w:rsidRPr="006F2E6F">
        <w:t xml:space="preserve"> </w:t>
      </w:r>
      <w:proofErr w:type="spellStart"/>
      <w:r w:rsidRPr="006F2E6F">
        <w:t>pindah-pindah</w:t>
      </w:r>
      <w:proofErr w:type="spellEnd"/>
      <w:r w:rsidRPr="006F2E6F">
        <w:t xml:space="preserve"> </w:t>
      </w:r>
      <w:proofErr w:type="spellStart"/>
      <w:r w:rsidRPr="006F2E6F">
        <w:t>aplikasi</w:t>
      </w:r>
      <w:proofErr w:type="spellEnd"/>
      <w:r w:rsidRPr="006F2E6F">
        <w:t>.</w:t>
      </w:r>
    </w:p>
    <w:p w14:paraId="58B605C0" w14:textId="77777777" w:rsidR="006F2E6F" w:rsidRPr="006F2E6F" w:rsidRDefault="006F2E6F" w:rsidP="006F2E6F">
      <w:proofErr w:type="spellStart"/>
      <w:r w:rsidRPr="006F2E6F">
        <w:lastRenderedPageBreak/>
        <w:t>Dapatkan</w:t>
      </w:r>
      <w:proofErr w:type="spellEnd"/>
      <w:r w:rsidRPr="006F2E6F">
        <w:t xml:space="preserve"> 2 Modul (</w:t>
      </w:r>
      <w:proofErr w:type="spellStart"/>
      <w:r w:rsidRPr="006F2E6F">
        <w:t>Pertanian</w:t>
      </w:r>
      <w:proofErr w:type="spellEnd"/>
      <w:r w:rsidRPr="006F2E6F">
        <w:t xml:space="preserve"> + </w:t>
      </w:r>
      <w:proofErr w:type="spellStart"/>
      <w:r w:rsidRPr="006F2E6F">
        <w:t>Peternakan</w:t>
      </w:r>
      <w:proofErr w:type="spellEnd"/>
      <w:r w:rsidRPr="006F2E6F">
        <w:t xml:space="preserve">) </w:t>
      </w:r>
      <w:proofErr w:type="spellStart"/>
      <w:r w:rsidRPr="006F2E6F">
        <w:t>sekaligus</w:t>
      </w:r>
      <w:proofErr w:type="spellEnd"/>
      <w:r w:rsidRPr="006F2E6F">
        <w:t xml:space="preserve"> </w:t>
      </w:r>
      <w:proofErr w:type="spellStart"/>
      <w:r w:rsidRPr="006F2E6F">
        <w:t>dengan</w:t>
      </w:r>
      <w:proofErr w:type="spellEnd"/>
      <w:r w:rsidRPr="006F2E6F">
        <w:t xml:space="preserve"> </w:t>
      </w:r>
      <w:proofErr w:type="spellStart"/>
      <w:r w:rsidRPr="006F2E6F">
        <w:t>harga</w:t>
      </w:r>
      <w:proofErr w:type="spellEnd"/>
      <w:r w:rsidRPr="006F2E6F">
        <w:t xml:space="preserve"> miring. </w:t>
      </w:r>
      <w:r w:rsidRPr="006F2E6F">
        <w:rPr>
          <w:b/>
          <w:bCs/>
        </w:rPr>
        <w:t>Cuma Rp 100.000/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 (Promo Terbatas).</w:t>
      </w:r>
    </w:p>
    <w:p w14:paraId="5A077C20" w14:textId="77777777" w:rsidR="006F2E6F" w:rsidRPr="006F2E6F" w:rsidRDefault="006F2E6F" w:rsidP="006F2E6F">
      <w:r w:rsidRPr="006F2E6F">
        <w:rPr>
          <w:b/>
          <w:bCs/>
        </w:rPr>
        <w:t xml:space="preserve">Solusi Total </w:t>
      </w:r>
      <w:proofErr w:type="spellStart"/>
      <w:r w:rsidRPr="006F2E6F">
        <w:rPr>
          <w:b/>
          <w:bCs/>
        </w:rPr>
        <w:t>Bisnis</w:t>
      </w:r>
      <w:proofErr w:type="spellEnd"/>
      <w:r w:rsidRPr="006F2E6F">
        <w:rPr>
          <w:b/>
          <w:bCs/>
        </w:rPr>
        <w:t xml:space="preserve"> Anda: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</w:t>
      </w:r>
      <w:proofErr w:type="spellStart"/>
      <w:r w:rsidRPr="006F2E6F">
        <w:t>Pesan</w:t>
      </w:r>
      <w:proofErr w:type="spellEnd"/>
      <w:r w:rsidRPr="006F2E6F">
        <w:t xml:space="preserve"> Paket Komplit: </w:t>
      </w:r>
      <w:hyperlink r:id="rId25" w:history="1">
        <w:r w:rsidRPr="006F2E6F">
          <w:rPr>
            <w:rStyle w:val="Hyperlink"/>
          </w:rPr>
          <w:t>https://wa.me/62895803555550?text=Halo+Admin,+Mau+Paket+Komplit+100rb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Info Fitur: </w:t>
      </w:r>
      <w:hyperlink r:id="rId26" w:history="1">
        <w:r w:rsidRPr="006F2E6F">
          <w:rPr>
            <w:rStyle w:val="Hyperlink"/>
          </w:rPr>
          <w:t>https://nutrishow.perdiavet.com</w:t>
        </w:r>
      </w:hyperlink>
    </w:p>
    <w:p w14:paraId="6C31CE9C" w14:textId="77777777" w:rsidR="006F2E6F" w:rsidRPr="006F2E6F" w:rsidRDefault="006F2E6F" w:rsidP="006F2E6F">
      <w:r w:rsidRPr="006F2E6F">
        <w:pict w14:anchorId="046CA2FB">
          <v:rect id="_x0000_i1112" style="width:456pt;height:.75pt" o:hrpct="0" o:hralign="center" o:hrstd="t" o:hr="t" fillcolor="#a0a0a0" stroked="f"/>
        </w:pict>
      </w:r>
    </w:p>
    <w:p w14:paraId="4DD02198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2: The "No Brainer Deal" (Paket Hemat)</w:t>
      </w:r>
    </w:p>
    <w:p w14:paraId="44A5A5DA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🧮</w:t>
      </w:r>
      <w:r w:rsidRPr="006F2E6F">
        <w:rPr>
          <w:b/>
          <w:bCs/>
        </w:rPr>
        <w:t xml:space="preserve"> MATEMATIKA SD: BELI 2, BAYAR 1.5! HEMAT 33%!</w:t>
      </w:r>
    </w:p>
    <w:p w14:paraId="21D869AC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 xml:space="preserve"> Coba </w:t>
      </w:r>
      <w:proofErr w:type="spellStart"/>
      <w:r w:rsidRPr="006F2E6F">
        <w:t>kita</w:t>
      </w:r>
      <w:proofErr w:type="spellEnd"/>
      <w:r w:rsidRPr="006F2E6F">
        <w:t xml:space="preserve"> </w:t>
      </w:r>
      <w:proofErr w:type="spellStart"/>
      <w:r w:rsidRPr="006F2E6F">
        <w:t>hitung</w:t>
      </w:r>
      <w:proofErr w:type="spellEnd"/>
      <w:r w:rsidRPr="006F2E6F">
        <w:t>:</w:t>
      </w:r>
    </w:p>
    <w:p w14:paraId="065ABE49" w14:textId="77777777" w:rsidR="006F2E6F" w:rsidRPr="006F2E6F" w:rsidRDefault="006F2E6F" w:rsidP="006F2E6F">
      <w:pPr>
        <w:numPr>
          <w:ilvl w:val="0"/>
          <w:numId w:val="3"/>
        </w:numPr>
      </w:pPr>
      <w:r w:rsidRPr="006F2E6F">
        <w:t xml:space="preserve">Harga Normal </w:t>
      </w:r>
      <w:proofErr w:type="spellStart"/>
      <w:r w:rsidRPr="006F2E6F">
        <w:t>Pertanian</w:t>
      </w:r>
      <w:proofErr w:type="spellEnd"/>
      <w:r w:rsidRPr="006F2E6F">
        <w:t>: Rp 50.000</w:t>
      </w:r>
    </w:p>
    <w:p w14:paraId="62429EFB" w14:textId="77777777" w:rsidR="006F2E6F" w:rsidRPr="006F2E6F" w:rsidRDefault="006F2E6F" w:rsidP="006F2E6F">
      <w:pPr>
        <w:numPr>
          <w:ilvl w:val="0"/>
          <w:numId w:val="3"/>
        </w:numPr>
      </w:pPr>
      <w:r w:rsidRPr="006F2E6F">
        <w:t xml:space="preserve">Harga Normal </w:t>
      </w:r>
      <w:proofErr w:type="spellStart"/>
      <w:r w:rsidRPr="006F2E6F">
        <w:t>Peternakan</w:t>
      </w:r>
      <w:proofErr w:type="spellEnd"/>
      <w:r w:rsidRPr="006F2E6F">
        <w:t>: Rp 100.000</w:t>
      </w:r>
    </w:p>
    <w:p w14:paraId="30D9E052" w14:textId="77777777" w:rsidR="006F2E6F" w:rsidRPr="006F2E6F" w:rsidRDefault="006F2E6F" w:rsidP="006F2E6F">
      <w:pPr>
        <w:numPr>
          <w:ilvl w:val="0"/>
          <w:numId w:val="3"/>
        </w:numPr>
      </w:pPr>
      <w:r w:rsidRPr="006F2E6F">
        <w:t xml:space="preserve">Total </w:t>
      </w:r>
      <w:proofErr w:type="spellStart"/>
      <w:r w:rsidRPr="006F2E6F">
        <w:t>kalau</w:t>
      </w:r>
      <w:proofErr w:type="spellEnd"/>
      <w:r w:rsidRPr="006F2E6F">
        <w:t xml:space="preserve"> </w:t>
      </w:r>
      <w:proofErr w:type="spellStart"/>
      <w:r w:rsidRPr="006F2E6F">
        <w:t>beli</w:t>
      </w:r>
      <w:proofErr w:type="spellEnd"/>
      <w:r w:rsidRPr="006F2E6F">
        <w:t xml:space="preserve"> </w:t>
      </w:r>
      <w:proofErr w:type="spellStart"/>
      <w:r w:rsidRPr="006F2E6F">
        <w:t>pisah</w:t>
      </w:r>
      <w:proofErr w:type="spellEnd"/>
      <w:r w:rsidRPr="006F2E6F">
        <w:t>: Rp 150.000</w:t>
      </w:r>
    </w:p>
    <w:p w14:paraId="317F7B2A" w14:textId="77777777" w:rsidR="006F2E6F" w:rsidRPr="006F2E6F" w:rsidRDefault="006F2E6F" w:rsidP="006F2E6F">
      <w:r w:rsidRPr="006F2E6F">
        <w:rPr>
          <w:b/>
          <w:bCs/>
        </w:rPr>
        <w:t xml:space="preserve">Harga Paket </w:t>
      </w:r>
      <w:proofErr w:type="spellStart"/>
      <w:r w:rsidRPr="006F2E6F">
        <w:rPr>
          <w:b/>
          <w:bCs/>
        </w:rPr>
        <w:t>Komplit</w:t>
      </w:r>
      <w:proofErr w:type="spellEnd"/>
      <w:r w:rsidRPr="006F2E6F">
        <w:rPr>
          <w:b/>
          <w:bCs/>
        </w:rPr>
        <w:t xml:space="preserve"> Promo: CUMA Rp 100.000!</w:t>
      </w:r>
      <w:r w:rsidRPr="006F2E6F">
        <w:t xml:space="preserve"> Anda </w:t>
      </w:r>
      <w:proofErr w:type="spellStart"/>
      <w:r w:rsidRPr="006F2E6F">
        <w:t>langsung</w:t>
      </w:r>
      <w:proofErr w:type="spellEnd"/>
      <w:r w:rsidRPr="006F2E6F">
        <w:t xml:space="preserve"> </w:t>
      </w:r>
      <w:proofErr w:type="spellStart"/>
      <w:r w:rsidRPr="006F2E6F">
        <w:t>hemat</w:t>
      </w:r>
      <w:proofErr w:type="spellEnd"/>
      <w:r w:rsidRPr="006F2E6F">
        <w:t xml:space="preserve"> Rp 50.000 </w:t>
      </w:r>
      <w:proofErr w:type="spellStart"/>
      <w:r w:rsidRPr="006F2E6F">
        <w:t>bersih</w:t>
      </w:r>
      <w:proofErr w:type="spellEnd"/>
      <w:r w:rsidRPr="006F2E6F">
        <w:t xml:space="preserve"> </w:t>
      </w:r>
      <w:proofErr w:type="spellStart"/>
      <w:r w:rsidRPr="006F2E6F">
        <w:t>setiap</w:t>
      </w:r>
      <w:proofErr w:type="spellEnd"/>
      <w:r w:rsidRPr="006F2E6F">
        <w:t xml:space="preserve"> </w:t>
      </w:r>
      <w:proofErr w:type="spellStart"/>
      <w:r w:rsidRPr="006F2E6F">
        <w:t>bulannya</w:t>
      </w:r>
      <w:proofErr w:type="spellEnd"/>
      <w:r w:rsidRPr="006F2E6F">
        <w:t xml:space="preserve">. Fitur? SAMA PERSIS. Tidak </w:t>
      </w:r>
      <w:proofErr w:type="spellStart"/>
      <w:r w:rsidRPr="006F2E6F">
        <w:t>ada</w:t>
      </w:r>
      <w:proofErr w:type="spellEnd"/>
      <w:r w:rsidRPr="006F2E6F">
        <w:t xml:space="preserve"> yang </w:t>
      </w:r>
      <w:proofErr w:type="spellStart"/>
      <w:r w:rsidRPr="006F2E6F">
        <w:t>dikurangi</w:t>
      </w:r>
      <w:proofErr w:type="spellEnd"/>
      <w:r w:rsidRPr="006F2E6F">
        <w:t>. Unlimited User, Unlimited PDF.</w:t>
      </w:r>
    </w:p>
    <w:p w14:paraId="02A4B7C7" w14:textId="77777777" w:rsidR="006F2E6F" w:rsidRPr="006F2E6F" w:rsidRDefault="006F2E6F" w:rsidP="006F2E6F">
      <w:r w:rsidRPr="006F2E6F">
        <w:t xml:space="preserve">Smart Buyer </w:t>
      </w:r>
      <w:proofErr w:type="spellStart"/>
      <w:r w:rsidRPr="006F2E6F">
        <w:t>pasti</w:t>
      </w:r>
      <w:proofErr w:type="spellEnd"/>
      <w:r w:rsidRPr="006F2E6F">
        <w:t xml:space="preserve"> </w:t>
      </w:r>
      <w:proofErr w:type="spellStart"/>
      <w:r w:rsidRPr="006F2E6F">
        <w:t>pilih</w:t>
      </w:r>
      <w:proofErr w:type="spellEnd"/>
      <w:r w:rsidRPr="006F2E6F">
        <w:t xml:space="preserve"> </w:t>
      </w:r>
      <w:proofErr w:type="spellStart"/>
      <w:r w:rsidRPr="006F2E6F">
        <w:t>paket</w:t>
      </w:r>
      <w:proofErr w:type="spellEnd"/>
      <w:r w:rsidRPr="006F2E6F">
        <w:t xml:space="preserve"> </w:t>
      </w:r>
      <w:proofErr w:type="spellStart"/>
      <w:r w:rsidRPr="006F2E6F">
        <w:t>ini</w:t>
      </w:r>
      <w:proofErr w:type="spellEnd"/>
      <w:r w:rsidRPr="006F2E6F">
        <w:t xml:space="preserve">. </w:t>
      </w:r>
      <w:proofErr w:type="spellStart"/>
      <w:r w:rsidRPr="006F2E6F">
        <w:t>Terlengkap</w:t>
      </w:r>
      <w:proofErr w:type="spellEnd"/>
      <w:r w:rsidRPr="006F2E6F">
        <w:t xml:space="preserve">, </w:t>
      </w:r>
      <w:proofErr w:type="spellStart"/>
      <w:r w:rsidRPr="006F2E6F">
        <w:t>Termurah</w:t>
      </w:r>
      <w:proofErr w:type="spellEnd"/>
      <w:r w:rsidRPr="006F2E6F">
        <w:t>.</w:t>
      </w:r>
    </w:p>
    <w:p w14:paraId="042B05A5" w14:textId="77777777" w:rsidR="006F2E6F" w:rsidRPr="006F2E6F" w:rsidRDefault="006F2E6F" w:rsidP="006F2E6F">
      <w:r w:rsidRPr="006F2E6F">
        <w:rPr>
          <w:b/>
          <w:bCs/>
        </w:rPr>
        <w:t>Ambil Paket Pintar: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Chat Admin: </w:t>
      </w:r>
      <w:hyperlink r:id="rId27" w:history="1">
        <w:r w:rsidRPr="006F2E6F">
          <w:rPr>
            <w:rStyle w:val="Hyperlink"/>
          </w:rPr>
          <w:t>https://wa.me/62895803555550?text=Halo+Admin,+Mau+Paket+Hemat+100rb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Web </w:t>
      </w:r>
      <w:proofErr w:type="spellStart"/>
      <w:r w:rsidRPr="006F2E6F">
        <w:t>NutriCal</w:t>
      </w:r>
      <w:proofErr w:type="spellEnd"/>
      <w:r w:rsidRPr="006F2E6F">
        <w:t>: </w:t>
      </w:r>
      <w:hyperlink r:id="rId28" w:history="1">
        <w:r w:rsidRPr="006F2E6F">
          <w:rPr>
            <w:rStyle w:val="Hyperlink"/>
          </w:rPr>
          <w:t>https://nutrishow.perdiavet.com</w:t>
        </w:r>
      </w:hyperlink>
    </w:p>
    <w:p w14:paraId="01842ED7" w14:textId="77777777" w:rsidR="006F2E6F" w:rsidRPr="006F2E6F" w:rsidRDefault="006F2E6F" w:rsidP="006F2E6F">
      <w:r w:rsidRPr="006F2E6F">
        <w:pict w14:anchorId="56B51E85">
          <v:rect id="_x0000_i1113" style="width:456pt;height:.75pt" o:hrpct="0" o:hralign="center" o:hrstd="t" o:hr="t" fillcolor="#a0a0a0" stroked="f"/>
        </w:pict>
      </w:r>
    </w:p>
    <w:p w14:paraId="47059270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3: The "Sultan Deal" (</w:t>
      </w:r>
      <w:proofErr w:type="spellStart"/>
      <w:r w:rsidRPr="006F2E6F">
        <w:t>Penawaran</w:t>
      </w:r>
      <w:proofErr w:type="spellEnd"/>
      <w:r w:rsidRPr="006F2E6F">
        <w:t xml:space="preserve"> </w:t>
      </w:r>
      <w:proofErr w:type="spellStart"/>
      <w:r w:rsidRPr="006F2E6F">
        <w:t>Terbaik</w:t>
      </w:r>
      <w:proofErr w:type="spellEnd"/>
      <w:r w:rsidRPr="006F2E6F">
        <w:t>)</w:t>
      </w:r>
    </w:p>
    <w:p w14:paraId="3BCFA0F1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👑</w:t>
      </w:r>
      <w:r w:rsidRPr="006F2E6F">
        <w:rPr>
          <w:b/>
          <w:bCs/>
        </w:rPr>
        <w:t xml:space="preserve"> PROMO "SULTAN": 1 JUTA DAPAT SEMUANYA SETAHUN!</w:t>
      </w:r>
    </w:p>
    <w:p w14:paraId="275E1C30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Khusus</w:t>
      </w:r>
      <w:proofErr w:type="spellEnd"/>
      <w:r w:rsidRPr="006F2E6F">
        <w:t xml:space="preserve"> Anda yang </w:t>
      </w:r>
      <w:proofErr w:type="spellStart"/>
      <w:r w:rsidRPr="006F2E6F">
        <w:t>serius</w:t>
      </w:r>
      <w:proofErr w:type="spellEnd"/>
      <w:r w:rsidRPr="006F2E6F">
        <w:t xml:space="preserve"> </w:t>
      </w:r>
      <w:proofErr w:type="spellStart"/>
      <w:r w:rsidRPr="006F2E6F">
        <w:t>membangun</w:t>
      </w:r>
      <w:proofErr w:type="spellEnd"/>
      <w:r w:rsidRPr="006F2E6F">
        <w:t xml:space="preserve"> </w:t>
      </w:r>
      <w:proofErr w:type="spellStart"/>
      <w:r w:rsidRPr="006F2E6F">
        <w:t>kerajaan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agribisnis</w:t>
      </w:r>
      <w:proofErr w:type="spellEnd"/>
      <w:r w:rsidRPr="006F2E6F">
        <w:t xml:space="preserve">. Kami </w:t>
      </w:r>
      <w:proofErr w:type="spellStart"/>
      <w:r w:rsidRPr="006F2E6F">
        <w:t>tawarkan</w:t>
      </w:r>
      <w:proofErr w:type="spellEnd"/>
      <w:r w:rsidRPr="006F2E6F">
        <w:t> </w:t>
      </w:r>
      <w:r w:rsidRPr="006F2E6F">
        <w:rPr>
          <w:b/>
          <w:bCs/>
        </w:rPr>
        <w:t>Ultimate Access</w:t>
      </w:r>
      <w:r w:rsidRPr="006F2E6F">
        <w:t> </w:t>
      </w:r>
      <w:proofErr w:type="spellStart"/>
      <w:r w:rsidRPr="006F2E6F">
        <w:t>selama</w:t>
      </w:r>
      <w:proofErr w:type="spellEnd"/>
      <w:r w:rsidRPr="006F2E6F">
        <w:t xml:space="preserve"> 12 Bulan </w:t>
      </w:r>
      <w:proofErr w:type="spellStart"/>
      <w:r w:rsidRPr="006F2E6F">
        <w:t>penuh</w:t>
      </w:r>
      <w:proofErr w:type="spellEnd"/>
      <w:r w:rsidRPr="006F2E6F">
        <w:t>.</w:t>
      </w:r>
    </w:p>
    <w:p w14:paraId="606C20B9" w14:textId="77777777" w:rsidR="006F2E6F" w:rsidRPr="006F2E6F" w:rsidRDefault="006F2E6F" w:rsidP="006F2E6F">
      <w:proofErr w:type="spellStart"/>
      <w:r w:rsidRPr="006F2E6F">
        <w:t>Cukup</w:t>
      </w:r>
      <w:proofErr w:type="spellEnd"/>
      <w:r w:rsidRPr="006F2E6F">
        <w:t xml:space="preserve"> </w:t>
      </w:r>
      <w:proofErr w:type="spellStart"/>
      <w:r w:rsidRPr="006F2E6F">
        <w:t>bayar</w:t>
      </w:r>
      <w:proofErr w:type="spellEnd"/>
      <w:r w:rsidRPr="006F2E6F">
        <w:t xml:space="preserve"> </w:t>
      </w:r>
      <w:proofErr w:type="spellStart"/>
      <w:r w:rsidRPr="006F2E6F">
        <w:t>satu</w:t>
      </w:r>
      <w:proofErr w:type="spellEnd"/>
      <w:r w:rsidRPr="006F2E6F">
        <w:t xml:space="preserve"> kali: </w:t>
      </w:r>
      <w:r w:rsidRPr="006F2E6F">
        <w:rPr>
          <w:b/>
          <w:bCs/>
        </w:rPr>
        <w:t>Rp 1.000.000</w:t>
      </w:r>
      <w:r w:rsidRPr="006F2E6F">
        <w:t xml:space="preserve">. (Harga Normal Rp 1.500.000). Anda </w:t>
      </w:r>
      <w:proofErr w:type="spellStart"/>
      <w:r w:rsidRPr="006F2E6F">
        <w:t>hemat</w:t>
      </w:r>
      <w:proofErr w:type="spellEnd"/>
      <w:r w:rsidRPr="006F2E6F">
        <w:t xml:space="preserve"> </w:t>
      </w:r>
      <w:proofErr w:type="spellStart"/>
      <w:r w:rsidRPr="006F2E6F">
        <w:t>setengah</w:t>
      </w:r>
      <w:proofErr w:type="spellEnd"/>
      <w:r w:rsidRPr="006F2E6F">
        <w:t xml:space="preserve"> </w:t>
      </w:r>
      <w:proofErr w:type="spellStart"/>
      <w:r w:rsidRPr="006F2E6F">
        <w:t>juta</w:t>
      </w:r>
      <w:proofErr w:type="spellEnd"/>
      <w:r w:rsidRPr="006F2E6F">
        <w:t xml:space="preserve"> rupiah! </w:t>
      </w:r>
      <w:proofErr w:type="spellStart"/>
      <w:r w:rsidRPr="006F2E6F">
        <w:t>Jatuhnya</w:t>
      </w:r>
      <w:proofErr w:type="spellEnd"/>
      <w:r w:rsidRPr="006F2E6F">
        <w:t xml:space="preserve"> </w:t>
      </w:r>
      <w:proofErr w:type="spellStart"/>
      <w:r w:rsidRPr="006F2E6F">
        <w:t>cuma</w:t>
      </w:r>
      <w:proofErr w:type="spellEnd"/>
      <w:r w:rsidRPr="006F2E6F">
        <w:t> </w:t>
      </w:r>
      <w:r w:rsidRPr="006F2E6F">
        <w:rPr>
          <w:b/>
          <w:bCs/>
        </w:rPr>
        <w:t xml:space="preserve">83 </w:t>
      </w:r>
      <w:proofErr w:type="spellStart"/>
      <w:r w:rsidRPr="006F2E6F">
        <w:rPr>
          <w:b/>
          <w:bCs/>
        </w:rPr>
        <w:t>ribu</w:t>
      </w:r>
      <w:proofErr w:type="spellEnd"/>
      <w:r w:rsidRPr="006F2E6F">
        <w:rPr>
          <w:b/>
          <w:bCs/>
        </w:rPr>
        <w:t xml:space="preserve"> per </w:t>
      </w:r>
      <w:proofErr w:type="spellStart"/>
      <w:r w:rsidRPr="006F2E6F">
        <w:rPr>
          <w:b/>
          <w:bCs/>
        </w:rPr>
        <w:t>bulan</w:t>
      </w:r>
      <w:proofErr w:type="spellEnd"/>
      <w:r w:rsidRPr="006F2E6F">
        <w:t>.</w:t>
      </w:r>
    </w:p>
    <w:p w14:paraId="2F303765" w14:textId="77777777" w:rsidR="006F2E6F" w:rsidRPr="006F2E6F" w:rsidRDefault="006F2E6F" w:rsidP="006F2E6F">
      <w:proofErr w:type="spellStart"/>
      <w:r w:rsidRPr="006F2E6F">
        <w:t>Bebas</w:t>
      </w:r>
      <w:proofErr w:type="spellEnd"/>
      <w:r w:rsidRPr="006F2E6F">
        <w:t xml:space="preserve"> </w:t>
      </w:r>
      <w:proofErr w:type="spellStart"/>
      <w:r w:rsidRPr="006F2E6F">
        <w:t>akses</w:t>
      </w:r>
      <w:proofErr w:type="spellEnd"/>
      <w:r w:rsidRPr="006F2E6F">
        <w:t xml:space="preserve"> </w:t>
      </w:r>
      <w:proofErr w:type="spellStart"/>
      <w:r w:rsidRPr="006F2E6F">
        <w:t>modul</w:t>
      </w:r>
      <w:proofErr w:type="spellEnd"/>
      <w:r w:rsidRPr="006F2E6F">
        <w:t xml:space="preserve"> </w:t>
      </w:r>
      <w:proofErr w:type="spellStart"/>
      <w:r w:rsidRPr="006F2E6F">
        <w:t>Pertanian</w:t>
      </w:r>
      <w:proofErr w:type="spellEnd"/>
      <w:r w:rsidRPr="006F2E6F">
        <w:t xml:space="preserve"> (Harga Pasar) DAN </w:t>
      </w:r>
      <w:proofErr w:type="spellStart"/>
      <w:r w:rsidRPr="006F2E6F">
        <w:t>Peternakan</w:t>
      </w:r>
      <w:proofErr w:type="spellEnd"/>
      <w:r w:rsidRPr="006F2E6F">
        <w:t xml:space="preserve"> (LCR) </w:t>
      </w:r>
      <w:proofErr w:type="spellStart"/>
      <w:r w:rsidRPr="006F2E6F">
        <w:t>sepuasnya</w:t>
      </w:r>
      <w:proofErr w:type="spellEnd"/>
      <w:r w:rsidRPr="006F2E6F">
        <w:t xml:space="preserve">. </w:t>
      </w:r>
      <w:proofErr w:type="spellStart"/>
      <w:r w:rsidRPr="006F2E6F">
        <w:t>Tanpa</w:t>
      </w:r>
      <w:proofErr w:type="spellEnd"/>
      <w:r w:rsidRPr="006F2E6F">
        <w:t xml:space="preserve"> </w:t>
      </w:r>
      <w:proofErr w:type="spellStart"/>
      <w:r w:rsidRPr="006F2E6F">
        <w:t>biaya</w:t>
      </w:r>
      <w:proofErr w:type="spellEnd"/>
      <w:r w:rsidRPr="006F2E6F">
        <w:t xml:space="preserve"> </w:t>
      </w:r>
      <w:proofErr w:type="spellStart"/>
      <w:r w:rsidRPr="006F2E6F">
        <w:t>tersembunyi</w:t>
      </w:r>
      <w:proofErr w:type="spellEnd"/>
      <w:r w:rsidRPr="006F2E6F">
        <w:t>.</w:t>
      </w:r>
    </w:p>
    <w:p w14:paraId="67C9DD87" w14:textId="77777777" w:rsidR="006F2E6F" w:rsidRPr="006F2E6F" w:rsidRDefault="006F2E6F" w:rsidP="006F2E6F">
      <w:proofErr w:type="spellStart"/>
      <w:r w:rsidRPr="006F2E6F">
        <w:rPr>
          <w:b/>
          <w:bCs/>
        </w:rPr>
        <w:t>Klaim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Kuota</w:t>
      </w:r>
      <w:proofErr w:type="spellEnd"/>
      <w:r w:rsidRPr="006F2E6F">
        <w:rPr>
          <w:b/>
          <w:bCs/>
        </w:rPr>
        <w:t xml:space="preserve"> Sultan: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Daftar Sultan: </w:t>
      </w:r>
      <w:hyperlink r:id="rId29" w:history="1">
        <w:r w:rsidRPr="006F2E6F">
          <w:rPr>
            <w:rStyle w:val="Hyperlink"/>
          </w:rPr>
          <w:t>https://wa.me/62895803555550?text=Halo+Admin,+Saya+ambil+Paket+SULTAN+1Juta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Info </w:t>
      </w:r>
      <w:proofErr w:type="spellStart"/>
      <w:r w:rsidRPr="006F2E6F">
        <w:t>Lengkap</w:t>
      </w:r>
      <w:proofErr w:type="spellEnd"/>
      <w:r w:rsidRPr="006F2E6F">
        <w:t>: </w:t>
      </w:r>
      <w:hyperlink r:id="rId30" w:history="1">
        <w:r w:rsidRPr="006F2E6F">
          <w:rPr>
            <w:rStyle w:val="Hyperlink"/>
          </w:rPr>
          <w:t>https://nutrishow.perdiavet.com</w:t>
        </w:r>
      </w:hyperlink>
    </w:p>
    <w:p w14:paraId="46447AF4" w14:textId="77777777" w:rsidR="006F2E6F" w:rsidRPr="006F2E6F" w:rsidRDefault="006F2E6F" w:rsidP="006F2E6F">
      <w:r w:rsidRPr="006F2E6F">
        <w:lastRenderedPageBreak/>
        <w:pict w14:anchorId="7D60BC04">
          <v:rect id="_x0000_i1114" style="width:456pt;height:.75pt" o:hrpct="0" o:hralign="center" o:hrstd="t" o:hr="t" fillcolor="#a0a0a0" stroked="f"/>
        </w:pict>
      </w:r>
    </w:p>
    <w:p w14:paraId="4C2DC698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4: The "Growth Partner" (</w:t>
      </w:r>
      <w:proofErr w:type="spellStart"/>
      <w:r w:rsidRPr="006F2E6F">
        <w:t>Skalabilitas</w:t>
      </w:r>
      <w:proofErr w:type="spellEnd"/>
      <w:r w:rsidRPr="006F2E6F">
        <w:t>)</w:t>
      </w:r>
    </w:p>
    <w:p w14:paraId="13289AE6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🚀</w:t>
      </w:r>
      <w:r w:rsidRPr="006F2E6F">
        <w:rPr>
          <w:b/>
          <w:bCs/>
        </w:rPr>
        <w:t xml:space="preserve"> BISNIS MAU GEDE? SISTEMNYA HARUS KUAT DULU BOS!</w:t>
      </w:r>
    </w:p>
    <w:p w14:paraId="17CB2FB1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Jangan</w:t>
      </w:r>
      <w:proofErr w:type="spellEnd"/>
      <w:r w:rsidRPr="006F2E6F">
        <w:t xml:space="preserve"> </w:t>
      </w:r>
      <w:proofErr w:type="spellStart"/>
      <w:r w:rsidRPr="006F2E6F">
        <w:t>tunggu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besar</w:t>
      </w:r>
      <w:proofErr w:type="spellEnd"/>
      <w:r w:rsidRPr="006F2E6F">
        <w:t xml:space="preserve"> </w:t>
      </w:r>
      <w:proofErr w:type="spellStart"/>
      <w:r w:rsidRPr="006F2E6F">
        <w:t>baru</w:t>
      </w:r>
      <w:proofErr w:type="spellEnd"/>
      <w:r w:rsidRPr="006F2E6F">
        <w:t xml:space="preserve"> </w:t>
      </w:r>
      <w:proofErr w:type="spellStart"/>
      <w:r w:rsidRPr="006F2E6F">
        <w:t>pakai</w:t>
      </w:r>
      <w:proofErr w:type="spellEnd"/>
      <w:r w:rsidRPr="006F2E6F">
        <w:t xml:space="preserve"> </w:t>
      </w:r>
      <w:proofErr w:type="spellStart"/>
      <w:r w:rsidRPr="006F2E6F">
        <w:t>sistem</w:t>
      </w:r>
      <w:proofErr w:type="spellEnd"/>
      <w:r w:rsidRPr="006F2E6F">
        <w:t xml:space="preserve">. Pakai </w:t>
      </w:r>
      <w:proofErr w:type="spellStart"/>
      <w:r w:rsidRPr="006F2E6F">
        <w:t>sistem</w:t>
      </w:r>
      <w:proofErr w:type="spellEnd"/>
      <w:r w:rsidRPr="006F2E6F">
        <w:t xml:space="preserve"> </w:t>
      </w:r>
      <w:proofErr w:type="spellStart"/>
      <w:r w:rsidRPr="006F2E6F">
        <w:t>dulu</w:t>
      </w:r>
      <w:proofErr w:type="spellEnd"/>
      <w:r w:rsidRPr="006F2E6F">
        <w:t xml:space="preserve"> </w:t>
      </w:r>
      <w:proofErr w:type="spellStart"/>
      <w:r w:rsidRPr="006F2E6F">
        <w:t>biar</w:t>
      </w:r>
      <w:proofErr w:type="spellEnd"/>
      <w:r w:rsidRPr="006F2E6F">
        <w:t xml:space="preserve"> </w:t>
      </w:r>
      <w:proofErr w:type="spellStart"/>
      <w:r w:rsidRPr="006F2E6F">
        <w:t>bisnisnya</w:t>
      </w:r>
      <w:proofErr w:type="spellEnd"/>
      <w:r w:rsidRPr="006F2E6F">
        <w:t xml:space="preserve"> BISA </w:t>
      </w:r>
      <w:proofErr w:type="spellStart"/>
      <w:r w:rsidRPr="006F2E6F">
        <w:t>membesar</w:t>
      </w:r>
      <w:proofErr w:type="spellEnd"/>
      <w:r w:rsidRPr="006F2E6F">
        <w:t xml:space="preserve">! </w:t>
      </w:r>
      <w:proofErr w:type="spellStart"/>
      <w:r w:rsidRPr="006F2E6F">
        <w:t>Bagaimana</w:t>
      </w:r>
      <w:proofErr w:type="spellEnd"/>
      <w:r w:rsidRPr="006F2E6F">
        <w:t xml:space="preserve"> </w:t>
      </w:r>
      <w:proofErr w:type="spellStart"/>
      <w:r w:rsidRPr="006F2E6F">
        <w:t>mau</w:t>
      </w:r>
      <w:proofErr w:type="spellEnd"/>
      <w:r w:rsidRPr="006F2E6F">
        <w:t xml:space="preserve"> </w:t>
      </w:r>
      <w:proofErr w:type="spellStart"/>
      <w:r w:rsidRPr="006F2E6F">
        <w:t>nambah</w:t>
      </w:r>
      <w:proofErr w:type="spellEnd"/>
      <w:r w:rsidRPr="006F2E6F">
        <w:t xml:space="preserve"> </w:t>
      </w:r>
      <w:proofErr w:type="spellStart"/>
      <w:r w:rsidRPr="006F2E6F">
        <w:t>kandang</w:t>
      </w:r>
      <w:proofErr w:type="spellEnd"/>
      <w:r w:rsidRPr="006F2E6F">
        <w:t xml:space="preserve"> </w:t>
      </w:r>
      <w:proofErr w:type="spellStart"/>
      <w:r w:rsidRPr="006F2E6F">
        <w:t>atau</w:t>
      </w:r>
      <w:proofErr w:type="spellEnd"/>
      <w:r w:rsidRPr="006F2E6F">
        <w:t xml:space="preserve"> </w:t>
      </w:r>
      <w:proofErr w:type="spellStart"/>
      <w:r w:rsidRPr="006F2E6F">
        <w:t>nambah</w:t>
      </w:r>
      <w:proofErr w:type="spellEnd"/>
      <w:r w:rsidRPr="006F2E6F">
        <w:t xml:space="preserve"> </w:t>
      </w:r>
      <w:proofErr w:type="spellStart"/>
      <w:r w:rsidRPr="006F2E6F">
        <w:t>lahan</w:t>
      </w:r>
      <w:proofErr w:type="spellEnd"/>
      <w:r w:rsidRPr="006F2E6F">
        <w:t xml:space="preserve"> </w:t>
      </w:r>
      <w:proofErr w:type="spellStart"/>
      <w:r w:rsidRPr="006F2E6F">
        <w:t>kalau</w:t>
      </w:r>
      <w:proofErr w:type="spellEnd"/>
      <w:r w:rsidRPr="006F2E6F">
        <w:t xml:space="preserve"> urus </w:t>
      </w:r>
      <w:proofErr w:type="spellStart"/>
      <w:r w:rsidRPr="006F2E6F">
        <w:t>satu</w:t>
      </w:r>
      <w:proofErr w:type="spellEnd"/>
      <w:r w:rsidRPr="006F2E6F">
        <w:t xml:space="preserve"> </w:t>
      </w:r>
      <w:proofErr w:type="spellStart"/>
      <w:r w:rsidRPr="006F2E6F">
        <w:t>saja</w:t>
      </w:r>
      <w:proofErr w:type="spellEnd"/>
      <w:r w:rsidRPr="006F2E6F">
        <w:t xml:space="preserve"> </w:t>
      </w:r>
      <w:proofErr w:type="spellStart"/>
      <w:r w:rsidRPr="006F2E6F">
        <w:t>sudah</w:t>
      </w:r>
      <w:proofErr w:type="spellEnd"/>
      <w:r w:rsidRPr="006F2E6F">
        <w:t xml:space="preserve"> </w:t>
      </w:r>
      <w:proofErr w:type="spellStart"/>
      <w:r w:rsidRPr="006F2E6F">
        <w:t>pusing</w:t>
      </w:r>
      <w:proofErr w:type="spellEnd"/>
      <w:r w:rsidRPr="006F2E6F">
        <w:t xml:space="preserve"> </w:t>
      </w:r>
      <w:proofErr w:type="spellStart"/>
      <w:r w:rsidRPr="006F2E6F">
        <w:t>administrasinya</w:t>
      </w:r>
      <w:proofErr w:type="spellEnd"/>
      <w:r w:rsidRPr="006F2E6F">
        <w:t>?</w:t>
      </w:r>
    </w:p>
    <w:p w14:paraId="68F14D60" w14:textId="77777777" w:rsidR="006F2E6F" w:rsidRPr="006F2E6F" w:rsidRDefault="006F2E6F" w:rsidP="006F2E6F">
      <w:proofErr w:type="spellStart"/>
      <w:r w:rsidRPr="006F2E6F">
        <w:rPr>
          <w:b/>
          <w:bCs/>
        </w:rPr>
        <w:t>NutriCal</w:t>
      </w:r>
      <w:proofErr w:type="spellEnd"/>
      <w:r w:rsidRPr="006F2E6F">
        <w:rPr>
          <w:b/>
          <w:bCs/>
        </w:rPr>
        <w:t xml:space="preserve"> Pro</w:t>
      </w:r>
      <w:r w:rsidRPr="006F2E6F">
        <w:t> </w:t>
      </w:r>
      <w:proofErr w:type="spellStart"/>
      <w:r w:rsidRPr="006F2E6F">
        <w:t>siap</w:t>
      </w:r>
      <w:proofErr w:type="spellEnd"/>
      <w:r w:rsidRPr="006F2E6F">
        <w:t xml:space="preserve"> </w:t>
      </w:r>
      <w:proofErr w:type="spellStart"/>
      <w:r w:rsidRPr="006F2E6F">
        <w:t>menangani</w:t>
      </w:r>
      <w:proofErr w:type="spellEnd"/>
      <w:r w:rsidRPr="006F2E6F">
        <w:t xml:space="preserve"> </w:t>
      </w:r>
      <w:proofErr w:type="spellStart"/>
      <w:r w:rsidRPr="006F2E6F">
        <w:t>skala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Anda. Dari 10 </w:t>
      </w:r>
      <w:proofErr w:type="spellStart"/>
      <w:r w:rsidRPr="006F2E6F">
        <w:t>ekor</w:t>
      </w:r>
      <w:proofErr w:type="spellEnd"/>
      <w:r w:rsidRPr="006F2E6F">
        <w:t xml:space="preserve"> </w:t>
      </w:r>
      <w:proofErr w:type="spellStart"/>
      <w:r w:rsidRPr="006F2E6F">
        <w:t>sampai</w:t>
      </w:r>
      <w:proofErr w:type="spellEnd"/>
      <w:r w:rsidRPr="006F2E6F">
        <w:t xml:space="preserve"> 1000 </w:t>
      </w:r>
      <w:proofErr w:type="spellStart"/>
      <w:r w:rsidRPr="006F2E6F">
        <w:t>ekor</w:t>
      </w:r>
      <w:proofErr w:type="spellEnd"/>
      <w:r w:rsidRPr="006F2E6F">
        <w:t xml:space="preserve">. Dari 1 </w:t>
      </w:r>
      <w:proofErr w:type="spellStart"/>
      <w:r w:rsidRPr="006F2E6F">
        <w:t>hektar</w:t>
      </w:r>
      <w:proofErr w:type="spellEnd"/>
      <w:r w:rsidRPr="006F2E6F">
        <w:t xml:space="preserve"> </w:t>
      </w:r>
      <w:proofErr w:type="spellStart"/>
      <w:r w:rsidRPr="006F2E6F">
        <w:t>sampai</w:t>
      </w:r>
      <w:proofErr w:type="spellEnd"/>
      <w:r w:rsidRPr="006F2E6F">
        <w:t xml:space="preserve"> 100 </w:t>
      </w:r>
      <w:proofErr w:type="spellStart"/>
      <w:r w:rsidRPr="006F2E6F">
        <w:t>hektar</w:t>
      </w:r>
      <w:proofErr w:type="spellEnd"/>
      <w:r w:rsidRPr="006F2E6F">
        <w:t xml:space="preserve">. Mulai </w:t>
      </w:r>
      <w:proofErr w:type="spellStart"/>
      <w:r w:rsidRPr="006F2E6F">
        <w:t>rapikan</w:t>
      </w:r>
      <w:proofErr w:type="spellEnd"/>
      <w:r w:rsidRPr="006F2E6F">
        <w:t xml:space="preserve"> </w:t>
      </w:r>
      <w:proofErr w:type="spellStart"/>
      <w:r w:rsidRPr="006F2E6F">
        <w:t>manajemen</w:t>
      </w:r>
      <w:proofErr w:type="spellEnd"/>
      <w:r w:rsidRPr="006F2E6F">
        <w:t xml:space="preserve"> </w:t>
      </w:r>
      <w:proofErr w:type="spellStart"/>
      <w:r w:rsidRPr="006F2E6F">
        <w:t>dari</w:t>
      </w:r>
      <w:proofErr w:type="spellEnd"/>
      <w:r w:rsidRPr="006F2E6F">
        <w:t xml:space="preserve"> </w:t>
      </w:r>
      <w:proofErr w:type="spellStart"/>
      <w:r w:rsidRPr="006F2E6F">
        <w:t>sekarang</w:t>
      </w:r>
      <w:proofErr w:type="spellEnd"/>
      <w:r w:rsidRPr="006F2E6F">
        <w:t xml:space="preserve">. </w:t>
      </w:r>
      <w:proofErr w:type="spellStart"/>
      <w:r w:rsidRPr="006F2E6F">
        <w:t>Investasi</w:t>
      </w:r>
      <w:proofErr w:type="spellEnd"/>
      <w:r w:rsidRPr="006F2E6F">
        <w:t xml:space="preserve"> 100rb </w:t>
      </w:r>
      <w:proofErr w:type="spellStart"/>
      <w:r w:rsidRPr="006F2E6F">
        <w:t>untuk</w:t>
      </w:r>
      <w:proofErr w:type="spellEnd"/>
      <w:r w:rsidRPr="006F2E6F">
        <w:t xml:space="preserve"> </w:t>
      </w:r>
      <w:proofErr w:type="spellStart"/>
      <w:r w:rsidRPr="006F2E6F">
        <w:t>pondasi</w:t>
      </w:r>
      <w:proofErr w:type="spellEnd"/>
      <w:r w:rsidRPr="006F2E6F">
        <w:t xml:space="preserve"> </w:t>
      </w:r>
      <w:proofErr w:type="spellStart"/>
      <w:r w:rsidRPr="006F2E6F">
        <w:t>bisnis</w:t>
      </w:r>
      <w:proofErr w:type="spellEnd"/>
      <w:r w:rsidRPr="006F2E6F">
        <w:t xml:space="preserve"> </w:t>
      </w:r>
      <w:proofErr w:type="spellStart"/>
      <w:r w:rsidRPr="006F2E6F">
        <w:t>miliaran</w:t>
      </w:r>
      <w:proofErr w:type="spellEnd"/>
      <w:r w:rsidRPr="006F2E6F">
        <w:t>.</w:t>
      </w:r>
    </w:p>
    <w:p w14:paraId="0C323EEF" w14:textId="77777777" w:rsidR="006F2E6F" w:rsidRPr="006F2E6F" w:rsidRDefault="006F2E6F" w:rsidP="006F2E6F">
      <w:proofErr w:type="spellStart"/>
      <w:r w:rsidRPr="006F2E6F">
        <w:rPr>
          <w:b/>
          <w:bCs/>
        </w:rPr>
        <w:t>Bangun</w:t>
      </w:r>
      <w:proofErr w:type="spellEnd"/>
      <w:r w:rsidRPr="006F2E6F">
        <w:rPr>
          <w:b/>
          <w:bCs/>
        </w:rPr>
        <w:t xml:space="preserve"> </w:t>
      </w:r>
      <w:proofErr w:type="spellStart"/>
      <w:r w:rsidRPr="006F2E6F">
        <w:rPr>
          <w:b/>
          <w:bCs/>
        </w:rPr>
        <w:t>Bisnis</w:t>
      </w:r>
      <w:proofErr w:type="spellEnd"/>
      <w:r w:rsidRPr="006F2E6F">
        <w:rPr>
          <w:b/>
          <w:bCs/>
        </w:rPr>
        <w:t xml:space="preserve"> Sekarang: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Mulai Digitalisasi: </w:t>
      </w:r>
      <w:hyperlink r:id="rId31" w:history="1">
        <w:r w:rsidRPr="006F2E6F">
          <w:rPr>
            <w:rStyle w:val="Hyperlink"/>
          </w:rPr>
          <w:t>https://wa.me/62895803555550?text=Halo+Admin,+Mau+Bangun+Sistem+100rb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Demo Aplikasi: </w:t>
      </w:r>
      <w:hyperlink r:id="rId32" w:history="1">
        <w:r w:rsidRPr="006F2E6F">
          <w:rPr>
            <w:rStyle w:val="Hyperlink"/>
          </w:rPr>
          <w:t>https://nutrishow.perdiavet.com</w:t>
        </w:r>
      </w:hyperlink>
    </w:p>
    <w:p w14:paraId="7EA50F3E" w14:textId="77777777" w:rsidR="006F2E6F" w:rsidRPr="006F2E6F" w:rsidRDefault="006F2E6F" w:rsidP="006F2E6F">
      <w:r w:rsidRPr="006F2E6F">
        <w:pict w14:anchorId="0319CE48">
          <v:rect id="_x0000_i1115" style="width:456pt;height:.75pt" o:hrpct="0" o:hralign="center" o:hrstd="t" o:hr="t" fillcolor="#a0a0a0" stroked="f"/>
        </w:pict>
      </w:r>
    </w:p>
    <w:p w14:paraId="1D46B51D" w14:textId="77777777" w:rsidR="006F2E6F" w:rsidRPr="006F2E6F" w:rsidRDefault="006F2E6F" w:rsidP="006F2E6F">
      <w:proofErr w:type="spellStart"/>
      <w:r w:rsidRPr="006F2E6F">
        <w:t>Opsi</w:t>
      </w:r>
      <w:proofErr w:type="spellEnd"/>
      <w:r w:rsidRPr="006F2E6F">
        <w:t xml:space="preserve"> 5: The "Urgency Cluster" (</w:t>
      </w:r>
      <w:proofErr w:type="spellStart"/>
      <w:r w:rsidRPr="006F2E6F">
        <w:t>Penghabisan</w:t>
      </w:r>
      <w:proofErr w:type="spellEnd"/>
      <w:r w:rsidRPr="006F2E6F">
        <w:t xml:space="preserve"> 15 Feb)</w:t>
      </w:r>
    </w:p>
    <w:p w14:paraId="3C9EC91D" w14:textId="77777777" w:rsidR="006F2E6F" w:rsidRPr="006F2E6F" w:rsidRDefault="006F2E6F" w:rsidP="006F2E6F">
      <w:r w:rsidRPr="006F2E6F">
        <w:rPr>
          <w:b/>
          <w:bCs/>
        </w:rPr>
        <w:t>Headline:</w:t>
      </w:r>
      <w:r w:rsidRPr="006F2E6F">
        <w:t> </w:t>
      </w:r>
      <w:r w:rsidRPr="006F2E6F">
        <w:rPr>
          <w:rFonts w:ascii="Segoe UI Emoji" w:hAnsi="Segoe UI Emoji" w:cs="Segoe UI Emoji"/>
          <w:b/>
          <w:bCs/>
        </w:rPr>
        <w:t>🚨</w:t>
      </w:r>
      <w:r w:rsidRPr="006F2E6F">
        <w:rPr>
          <w:b/>
          <w:bCs/>
        </w:rPr>
        <w:t xml:space="preserve"> LAST CALL: HARGA "EARLY BIRD" SEGERA BERAKHIR!</w:t>
      </w:r>
    </w:p>
    <w:p w14:paraId="3296447D" w14:textId="77777777" w:rsidR="006F2E6F" w:rsidRPr="006F2E6F" w:rsidRDefault="006F2E6F" w:rsidP="006F2E6F">
      <w:r w:rsidRPr="006F2E6F">
        <w:rPr>
          <w:b/>
          <w:bCs/>
        </w:rPr>
        <w:t>Body:</w:t>
      </w:r>
      <w:r w:rsidRPr="006F2E6F">
        <w:t> </w:t>
      </w:r>
      <w:proofErr w:type="spellStart"/>
      <w:r w:rsidRPr="006F2E6F">
        <w:t>Mengingatkan</w:t>
      </w:r>
      <w:proofErr w:type="spellEnd"/>
      <w:r w:rsidRPr="006F2E6F">
        <w:t xml:space="preserve"> </w:t>
      </w:r>
      <w:proofErr w:type="spellStart"/>
      <w:r w:rsidRPr="006F2E6F">
        <w:t>kembali</w:t>
      </w:r>
      <w:proofErr w:type="spellEnd"/>
      <w:r w:rsidRPr="006F2E6F">
        <w:t xml:space="preserve">, promo launching </w:t>
      </w:r>
      <w:proofErr w:type="spellStart"/>
      <w:r w:rsidRPr="006F2E6F">
        <w:t>paket</w:t>
      </w:r>
      <w:proofErr w:type="spellEnd"/>
      <w:r w:rsidRPr="006F2E6F">
        <w:t xml:space="preserve"> </w:t>
      </w:r>
      <w:proofErr w:type="spellStart"/>
      <w:r w:rsidRPr="006F2E6F">
        <w:t>Komplit</w:t>
      </w:r>
      <w:proofErr w:type="spellEnd"/>
      <w:r w:rsidRPr="006F2E6F">
        <w:t xml:space="preserve"> </w:t>
      </w:r>
      <w:proofErr w:type="spellStart"/>
      <w:r w:rsidRPr="006F2E6F">
        <w:t>ini</w:t>
      </w:r>
      <w:proofErr w:type="spellEnd"/>
      <w:r w:rsidRPr="006F2E6F">
        <w:t xml:space="preserve"> </w:t>
      </w:r>
      <w:proofErr w:type="spellStart"/>
      <w:r w:rsidRPr="006F2E6F">
        <w:t>ada</w:t>
      </w:r>
      <w:proofErr w:type="spellEnd"/>
      <w:r w:rsidRPr="006F2E6F">
        <w:t xml:space="preserve"> </w:t>
      </w:r>
      <w:proofErr w:type="spellStart"/>
      <w:r w:rsidRPr="006F2E6F">
        <w:t>batasnya</w:t>
      </w:r>
      <w:proofErr w:type="spellEnd"/>
      <w:r w:rsidRPr="006F2E6F">
        <w:t>. Deadline: </w:t>
      </w:r>
      <w:r w:rsidRPr="006F2E6F">
        <w:rPr>
          <w:b/>
          <w:bCs/>
        </w:rPr>
        <w:t xml:space="preserve">15 </w:t>
      </w:r>
      <w:proofErr w:type="spellStart"/>
      <w:r w:rsidRPr="006F2E6F">
        <w:rPr>
          <w:b/>
          <w:bCs/>
        </w:rPr>
        <w:t>Februari</w:t>
      </w:r>
      <w:proofErr w:type="spellEnd"/>
      <w:r w:rsidRPr="006F2E6F">
        <w:t>.</w:t>
      </w:r>
    </w:p>
    <w:p w14:paraId="49CE38EA" w14:textId="77777777" w:rsidR="006F2E6F" w:rsidRPr="006F2E6F" w:rsidRDefault="006F2E6F" w:rsidP="006F2E6F">
      <w:proofErr w:type="spellStart"/>
      <w:r w:rsidRPr="006F2E6F">
        <w:t>Sekarang</w:t>
      </w:r>
      <w:proofErr w:type="spellEnd"/>
      <w:r w:rsidRPr="006F2E6F">
        <w:t>: Rp 100.000/</w:t>
      </w:r>
      <w:proofErr w:type="spellStart"/>
      <w:r w:rsidRPr="006F2E6F">
        <w:t>bln</w:t>
      </w:r>
      <w:proofErr w:type="spellEnd"/>
      <w:r w:rsidRPr="006F2E6F">
        <w:t xml:space="preserve"> </w:t>
      </w:r>
      <w:proofErr w:type="spellStart"/>
      <w:r w:rsidRPr="006F2E6F">
        <w:t>atau</w:t>
      </w:r>
      <w:proofErr w:type="spellEnd"/>
      <w:r w:rsidRPr="006F2E6F">
        <w:t xml:space="preserve"> Rp 1jt/</w:t>
      </w:r>
      <w:proofErr w:type="spellStart"/>
      <w:r w:rsidRPr="006F2E6F">
        <w:t>tahun</w:t>
      </w:r>
      <w:proofErr w:type="spellEnd"/>
      <w:r w:rsidRPr="006F2E6F">
        <w:t>. Nanti: Rp 150.000/</w:t>
      </w:r>
      <w:proofErr w:type="spellStart"/>
      <w:r w:rsidRPr="006F2E6F">
        <w:t>bln</w:t>
      </w:r>
      <w:proofErr w:type="spellEnd"/>
      <w:r w:rsidRPr="006F2E6F">
        <w:t xml:space="preserve"> </w:t>
      </w:r>
      <w:proofErr w:type="spellStart"/>
      <w:r w:rsidRPr="006F2E6F">
        <w:t>atau</w:t>
      </w:r>
      <w:proofErr w:type="spellEnd"/>
      <w:r w:rsidRPr="006F2E6F">
        <w:t xml:space="preserve"> Rp 1,5jt/</w:t>
      </w:r>
      <w:proofErr w:type="spellStart"/>
      <w:r w:rsidRPr="006F2E6F">
        <w:t>tahun</w:t>
      </w:r>
      <w:proofErr w:type="spellEnd"/>
      <w:r w:rsidRPr="006F2E6F">
        <w:t>.</w:t>
      </w:r>
    </w:p>
    <w:p w14:paraId="076A4A1E" w14:textId="77777777" w:rsidR="006F2E6F" w:rsidRPr="006F2E6F" w:rsidRDefault="006F2E6F" w:rsidP="006F2E6F">
      <w:proofErr w:type="spellStart"/>
      <w:r w:rsidRPr="006F2E6F">
        <w:t>Selisihnya</w:t>
      </w:r>
      <w:proofErr w:type="spellEnd"/>
      <w:r w:rsidRPr="006F2E6F">
        <w:t xml:space="preserve"> </w:t>
      </w:r>
      <w:proofErr w:type="spellStart"/>
      <w:r w:rsidRPr="006F2E6F">
        <w:t>lumayan</w:t>
      </w:r>
      <w:proofErr w:type="spellEnd"/>
      <w:r w:rsidRPr="006F2E6F">
        <w:t xml:space="preserve"> </w:t>
      </w:r>
      <w:proofErr w:type="spellStart"/>
      <w:r w:rsidRPr="006F2E6F">
        <w:t>banget</w:t>
      </w:r>
      <w:proofErr w:type="spellEnd"/>
      <w:r w:rsidRPr="006F2E6F">
        <w:t xml:space="preserve"> </w:t>
      </w:r>
      <w:proofErr w:type="spellStart"/>
      <w:r w:rsidRPr="006F2E6F">
        <w:t>bisa</w:t>
      </w:r>
      <w:proofErr w:type="spellEnd"/>
      <w:r w:rsidRPr="006F2E6F">
        <w:t xml:space="preserve"> buat </w:t>
      </w:r>
      <w:proofErr w:type="spellStart"/>
      <w:r w:rsidRPr="006F2E6F">
        <w:t>beli</w:t>
      </w:r>
      <w:proofErr w:type="spellEnd"/>
      <w:r w:rsidRPr="006F2E6F">
        <w:t xml:space="preserve"> </w:t>
      </w:r>
      <w:proofErr w:type="spellStart"/>
      <w:r w:rsidRPr="006F2E6F">
        <w:t>pakan</w:t>
      </w:r>
      <w:proofErr w:type="spellEnd"/>
      <w:r w:rsidRPr="006F2E6F">
        <w:t xml:space="preserve"> </w:t>
      </w:r>
      <w:proofErr w:type="spellStart"/>
      <w:r w:rsidRPr="006F2E6F">
        <w:t>atau</w:t>
      </w:r>
      <w:proofErr w:type="spellEnd"/>
      <w:r w:rsidRPr="006F2E6F">
        <w:t xml:space="preserve"> </w:t>
      </w:r>
      <w:proofErr w:type="spellStart"/>
      <w:r w:rsidRPr="006F2E6F">
        <w:t>nambah</w:t>
      </w:r>
      <w:proofErr w:type="spellEnd"/>
      <w:r w:rsidRPr="006F2E6F">
        <w:t xml:space="preserve"> </w:t>
      </w:r>
      <w:proofErr w:type="spellStart"/>
      <w:r w:rsidRPr="006F2E6F">
        <w:t>bibit</w:t>
      </w:r>
      <w:proofErr w:type="spellEnd"/>
      <w:r w:rsidRPr="006F2E6F">
        <w:t xml:space="preserve">. </w:t>
      </w:r>
      <w:proofErr w:type="spellStart"/>
      <w:r w:rsidRPr="006F2E6F">
        <w:t>Jangan</w:t>
      </w:r>
      <w:proofErr w:type="spellEnd"/>
      <w:r w:rsidRPr="006F2E6F">
        <w:t xml:space="preserve"> </w:t>
      </w:r>
      <w:proofErr w:type="spellStart"/>
      <w:r w:rsidRPr="006F2E6F">
        <w:t>sampai</w:t>
      </w:r>
      <w:proofErr w:type="spellEnd"/>
      <w:r w:rsidRPr="006F2E6F">
        <w:t xml:space="preserve"> </w:t>
      </w:r>
      <w:proofErr w:type="spellStart"/>
      <w:r w:rsidRPr="006F2E6F">
        <w:t>menyesal</w:t>
      </w:r>
      <w:proofErr w:type="spellEnd"/>
      <w:r w:rsidRPr="006F2E6F">
        <w:t xml:space="preserve"> </w:t>
      </w:r>
      <w:proofErr w:type="spellStart"/>
      <w:r w:rsidRPr="006F2E6F">
        <w:t>karena</w:t>
      </w:r>
      <w:proofErr w:type="spellEnd"/>
      <w:r w:rsidRPr="006F2E6F">
        <w:t xml:space="preserve"> </w:t>
      </w:r>
      <w:proofErr w:type="spellStart"/>
      <w:r w:rsidRPr="006F2E6F">
        <w:t>menunda</w:t>
      </w:r>
      <w:proofErr w:type="spellEnd"/>
      <w:r w:rsidRPr="006F2E6F">
        <w:t xml:space="preserve"> </w:t>
      </w:r>
      <w:proofErr w:type="spellStart"/>
      <w:r w:rsidRPr="006F2E6F">
        <w:t>beberapa</w:t>
      </w:r>
      <w:proofErr w:type="spellEnd"/>
      <w:r w:rsidRPr="006F2E6F">
        <w:t xml:space="preserve"> </w:t>
      </w:r>
      <w:proofErr w:type="spellStart"/>
      <w:r w:rsidRPr="006F2E6F">
        <w:t>hari</w:t>
      </w:r>
      <w:proofErr w:type="spellEnd"/>
      <w:r w:rsidRPr="006F2E6F">
        <w:t xml:space="preserve"> </w:t>
      </w:r>
      <w:proofErr w:type="spellStart"/>
      <w:r w:rsidRPr="006F2E6F">
        <w:t>saja</w:t>
      </w:r>
      <w:proofErr w:type="spellEnd"/>
      <w:r w:rsidRPr="006F2E6F">
        <w:t>.</w:t>
      </w:r>
    </w:p>
    <w:p w14:paraId="13AA23F6" w14:textId="77777777" w:rsidR="006F2E6F" w:rsidRPr="006F2E6F" w:rsidRDefault="006F2E6F" w:rsidP="006F2E6F">
      <w:r w:rsidRPr="006F2E6F">
        <w:rPr>
          <w:b/>
          <w:bCs/>
        </w:rPr>
        <w:t xml:space="preserve">Lock Harga Promo </w:t>
      </w:r>
      <w:proofErr w:type="spellStart"/>
      <w:r w:rsidRPr="006F2E6F">
        <w:rPr>
          <w:b/>
          <w:bCs/>
        </w:rPr>
        <w:t>Sebelum</w:t>
      </w:r>
      <w:proofErr w:type="spellEnd"/>
      <w:r w:rsidRPr="006F2E6F">
        <w:rPr>
          <w:b/>
          <w:bCs/>
        </w:rPr>
        <w:t xml:space="preserve"> Naik:</w:t>
      </w:r>
      <w:r w:rsidRPr="006F2E6F">
        <w:t> </w:t>
      </w:r>
      <w:r w:rsidRPr="006F2E6F">
        <w:rPr>
          <w:rFonts w:ascii="Segoe UI Emoji" w:hAnsi="Segoe UI Emoji" w:cs="Segoe UI Emoji"/>
        </w:rPr>
        <w:t>📲</w:t>
      </w:r>
      <w:r w:rsidRPr="006F2E6F">
        <w:t xml:space="preserve"> </w:t>
      </w:r>
      <w:proofErr w:type="spellStart"/>
      <w:r w:rsidRPr="006F2E6F">
        <w:t>Kunci</w:t>
      </w:r>
      <w:proofErr w:type="spellEnd"/>
      <w:r w:rsidRPr="006F2E6F">
        <w:t xml:space="preserve"> Harga: </w:t>
      </w:r>
      <w:hyperlink r:id="rId33" w:history="1">
        <w:r w:rsidRPr="006F2E6F">
          <w:rPr>
            <w:rStyle w:val="Hyperlink"/>
          </w:rPr>
          <w:t>https://wa.me/62895803555550?text=Halo+Admin,+Amankan+Diskon+Komplit</w:t>
        </w:r>
      </w:hyperlink>
      <w:r w:rsidRPr="006F2E6F">
        <w:t> </w:t>
      </w:r>
      <w:r w:rsidRPr="006F2E6F">
        <w:rPr>
          <w:rFonts w:ascii="Segoe UI Emoji" w:hAnsi="Segoe UI Emoji" w:cs="Segoe UI Emoji"/>
        </w:rPr>
        <w:t>🌐</w:t>
      </w:r>
      <w:r w:rsidRPr="006F2E6F">
        <w:t xml:space="preserve"> Web Info: </w:t>
      </w:r>
      <w:hyperlink r:id="rId34" w:history="1">
        <w:r w:rsidRPr="006F2E6F">
          <w:rPr>
            <w:rStyle w:val="Hyperlink"/>
          </w:rPr>
          <w:t>https://nutrishow.perdiavet.com</w:t>
        </w:r>
      </w:hyperlink>
    </w:p>
    <w:p w14:paraId="3B109952" w14:textId="77777777" w:rsidR="006F2E6F" w:rsidRPr="006F2E6F" w:rsidRDefault="006F2E6F" w:rsidP="006F2E6F"/>
    <w:p w14:paraId="65F9B573" w14:textId="77777777" w:rsidR="00F22EFE" w:rsidRDefault="00F22EFE"/>
    <w:sectPr w:rsidR="00F22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8E2"/>
    <w:multiLevelType w:val="multilevel"/>
    <w:tmpl w:val="AC0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863D3"/>
    <w:multiLevelType w:val="multilevel"/>
    <w:tmpl w:val="CFA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640AE7"/>
    <w:multiLevelType w:val="multilevel"/>
    <w:tmpl w:val="03FA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55A59"/>
    <w:multiLevelType w:val="multilevel"/>
    <w:tmpl w:val="A1D4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084511">
    <w:abstractNumId w:val="2"/>
  </w:num>
  <w:num w:numId="2" w16cid:durableId="1613633042">
    <w:abstractNumId w:val="3"/>
  </w:num>
  <w:num w:numId="3" w16cid:durableId="1738044917">
    <w:abstractNumId w:val="1"/>
  </w:num>
  <w:num w:numId="4" w16cid:durableId="3491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D3"/>
    <w:rsid w:val="001722D7"/>
    <w:rsid w:val="00354ED5"/>
    <w:rsid w:val="004E3FE6"/>
    <w:rsid w:val="006F2E6F"/>
    <w:rsid w:val="00B264D3"/>
    <w:rsid w:val="00DD6F79"/>
    <w:rsid w:val="00F2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3E29"/>
  <w15:chartTrackingRefBased/>
  <w15:docId w15:val="{C99487C4-507D-4C16-AAA4-ADF5EA8E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2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.me/62895803555550?text=Halo+Admin,+Lock+Harga+Pertanian+25rb" TargetMode="External"/><Relationship Id="rId18" Type="http://schemas.openxmlformats.org/officeDocument/2006/relationships/hyperlink" Target="https://nutrishow.perdiavet.com/" TargetMode="External"/><Relationship Id="rId26" Type="http://schemas.openxmlformats.org/officeDocument/2006/relationships/hyperlink" Target="https://nutrishow.perdiavet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a.me/62895803555550?text=Halo+Admin,+Saya+ambil+Peternakan+1Tahun" TargetMode="External"/><Relationship Id="rId34" Type="http://schemas.openxmlformats.org/officeDocument/2006/relationships/hyperlink" Target="https://nutrishow.perdiavet.com/" TargetMode="External"/><Relationship Id="rId7" Type="http://schemas.openxmlformats.org/officeDocument/2006/relationships/hyperlink" Target="https://wa.me/62895803555550?text=Halo+Admin,+Mau+Investasi+Pertanian+25rb" TargetMode="External"/><Relationship Id="rId12" Type="http://schemas.openxmlformats.org/officeDocument/2006/relationships/hyperlink" Target="https://nutrishow.perdiavet.com/" TargetMode="External"/><Relationship Id="rId17" Type="http://schemas.openxmlformats.org/officeDocument/2006/relationships/hyperlink" Target="https://wa.me/62895803555550?text=Halo+Admin,+Mau+Cobain+LCR+75rb" TargetMode="External"/><Relationship Id="rId25" Type="http://schemas.openxmlformats.org/officeDocument/2006/relationships/hyperlink" Target="https://wa.me/62895803555550?text=Halo+Admin,+Mau+Paket+Komplit+100rb" TargetMode="External"/><Relationship Id="rId33" Type="http://schemas.openxmlformats.org/officeDocument/2006/relationships/hyperlink" Target="https://wa.me/62895803555550?text=Halo+Admin,+Amankan+Diskon+Kompl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nutrishow.perdiavet.com/" TargetMode="External"/><Relationship Id="rId20" Type="http://schemas.openxmlformats.org/officeDocument/2006/relationships/hyperlink" Target="https://nutrishow.perdiavet.com/" TargetMode="External"/><Relationship Id="rId29" Type="http://schemas.openxmlformats.org/officeDocument/2006/relationships/hyperlink" Target="https://wa.me/62895803555550?text=Halo+Admin,+Saya+ambil+Paket+SULTAN+1Ju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utrishow.perdiavet.com/" TargetMode="External"/><Relationship Id="rId11" Type="http://schemas.openxmlformats.org/officeDocument/2006/relationships/hyperlink" Target="https://wa.me/62895803555550?text=Halo+Admin,+Saya+ambil+Pertanian+1Tahun" TargetMode="External"/><Relationship Id="rId24" Type="http://schemas.openxmlformats.org/officeDocument/2006/relationships/hyperlink" Target="https://nutrishow.perdiavet.com/" TargetMode="External"/><Relationship Id="rId32" Type="http://schemas.openxmlformats.org/officeDocument/2006/relationships/hyperlink" Target="https://nutrishow.perdiavet.com/" TargetMode="External"/><Relationship Id="rId5" Type="http://schemas.openxmlformats.org/officeDocument/2006/relationships/hyperlink" Target="https://wa.me/62895803555550?text=Halo+Admin,+Mau+Promo+Pertanian+25rb" TargetMode="External"/><Relationship Id="rId15" Type="http://schemas.openxmlformats.org/officeDocument/2006/relationships/hyperlink" Target="https://wa.me/62895803555550?text=Halo+Admin,+Mau+Promo+Peternakan+75rb" TargetMode="External"/><Relationship Id="rId23" Type="http://schemas.openxmlformats.org/officeDocument/2006/relationships/hyperlink" Target="https://wa.me/62895803555550?text=Halo+Admin,+Saya+mau+harga+spesial+75rb" TargetMode="External"/><Relationship Id="rId28" Type="http://schemas.openxmlformats.org/officeDocument/2006/relationships/hyperlink" Target="https://nutrishow.perdiavet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nutrishow.perdiavet.com/" TargetMode="External"/><Relationship Id="rId19" Type="http://schemas.openxmlformats.org/officeDocument/2006/relationships/hyperlink" Target="https://wa.me/62895803555550?text=Halo+Admin,+Mau+Hemat+Pakan+75rb" TargetMode="External"/><Relationship Id="rId31" Type="http://schemas.openxmlformats.org/officeDocument/2006/relationships/hyperlink" Target="https://wa.me/62895803555550?text=Halo+Admin,+Mau+Bangun+Sistem+100r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62895803555550?text=Halo+Admin,+Saya+mau+jadi+Petani+Modern+25rb" TargetMode="External"/><Relationship Id="rId14" Type="http://schemas.openxmlformats.org/officeDocument/2006/relationships/hyperlink" Target="https://nutrishow.perdiavet.com/" TargetMode="External"/><Relationship Id="rId22" Type="http://schemas.openxmlformats.org/officeDocument/2006/relationships/hyperlink" Target="https://nutrishow.perdiavet.com/" TargetMode="External"/><Relationship Id="rId27" Type="http://schemas.openxmlformats.org/officeDocument/2006/relationships/hyperlink" Target="https://wa.me/62895803555550?text=Halo+Admin,+Mau+Paket+Hemat+100rb" TargetMode="External"/><Relationship Id="rId30" Type="http://schemas.openxmlformats.org/officeDocument/2006/relationships/hyperlink" Target="https://nutrishow.perdiavet.com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nutrishow.perdiav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1992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Dhiko Herlambang</dc:creator>
  <cp:keywords/>
  <dc:description/>
  <cp:lastModifiedBy>Dhiko Herlambang</cp:lastModifiedBy>
  <cp:revision>2</cp:revision>
  <dcterms:created xsi:type="dcterms:W3CDTF">2026-01-20T08:37:00Z</dcterms:created>
  <dcterms:modified xsi:type="dcterms:W3CDTF">2026-01-20T08:38:00Z</dcterms:modified>
</cp:coreProperties>
</file>